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AE650F" w14:textId="77777777" w:rsidR="00F35B07" w:rsidRDefault="00000000">
      <w:pPr>
        <w:pStyle w:val="Nadpis1"/>
        <w:keepNext w:val="0"/>
        <w:keepLines w:val="0"/>
        <w:spacing w:before="480"/>
        <w:rPr>
          <w:b/>
          <w:bCs/>
          <w:color w:val="1F1F1F"/>
          <w:sz w:val="46"/>
          <w:szCs w:val="46"/>
          <w:highlight w:val="white"/>
        </w:rPr>
      </w:pPr>
      <w:bookmarkStart w:id="0" w:name="_3ulc1k3or53l" w:colFirst="0" w:colLast="0"/>
      <w:bookmarkEnd w:id="0"/>
      <w:r>
        <w:rPr>
          <w:b/>
          <w:bCs/>
          <w:color w:val="1F1F1F"/>
          <w:sz w:val="46"/>
          <w:szCs w:val="46"/>
          <w:highlight w:val="white"/>
        </w:rPr>
        <w:t xml:space="preserve">Jak v </w:t>
      </w:r>
      <w:proofErr w:type="spellStart"/>
      <w:r>
        <w:rPr>
          <w:b/>
          <w:bCs/>
          <w:color w:val="1F1F1F"/>
          <w:sz w:val="46"/>
          <w:szCs w:val="46"/>
          <w:highlight w:val="white"/>
        </w:rPr>
        <w:t>Brně</w:t>
      </w:r>
      <w:proofErr w:type="spellEnd"/>
      <w:r>
        <w:rPr>
          <w:b/>
          <w:bCs/>
          <w:color w:val="1F1F1F"/>
          <w:sz w:val="46"/>
          <w:szCs w:val="46"/>
          <w:highlight w:val="white"/>
        </w:rPr>
        <w:t xml:space="preserve"> </w:t>
      </w:r>
      <w:proofErr w:type="spellStart"/>
      <w:r>
        <w:rPr>
          <w:b/>
          <w:bCs/>
          <w:color w:val="1F1F1F"/>
          <w:sz w:val="46"/>
          <w:szCs w:val="46"/>
          <w:highlight w:val="white"/>
        </w:rPr>
        <w:t>žádat</w:t>
      </w:r>
      <w:proofErr w:type="spellEnd"/>
      <w:r>
        <w:rPr>
          <w:b/>
          <w:bCs/>
          <w:color w:val="1F1F1F"/>
          <w:sz w:val="46"/>
          <w:szCs w:val="46"/>
          <w:highlight w:val="white"/>
        </w:rPr>
        <w:t xml:space="preserve"> o </w:t>
      </w:r>
      <w:proofErr w:type="spellStart"/>
      <w:r>
        <w:rPr>
          <w:b/>
          <w:bCs/>
          <w:color w:val="1F1F1F"/>
          <w:sz w:val="46"/>
          <w:szCs w:val="46"/>
          <w:highlight w:val="white"/>
        </w:rPr>
        <w:t>městský</w:t>
      </w:r>
      <w:proofErr w:type="spellEnd"/>
      <w:r>
        <w:rPr>
          <w:b/>
          <w:bCs/>
          <w:color w:val="1F1F1F"/>
          <w:sz w:val="46"/>
          <w:szCs w:val="46"/>
          <w:highlight w:val="white"/>
        </w:rPr>
        <w:t xml:space="preserve"> </w:t>
      </w:r>
      <w:proofErr w:type="spellStart"/>
      <w:r>
        <w:rPr>
          <w:b/>
          <w:bCs/>
          <w:color w:val="1F1F1F"/>
          <w:sz w:val="46"/>
          <w:szCs w:val="46"/>
          <w:highlight w:val="white"/>
        </w:rPr>
        <w:t>byt</w:t>
      </w:r>
      <w:proofErr w:type="spellEnd"/>
      <w:r>
        <w:rPr>
          <w:b/>
          <w:bCs/>
          <w:color w:val="1F1F1F"/>
          <w:sz w:val="46"/>
          <w:szCs w:val="46"/>
          <w:highlight w:val="white"/>
        </w:rPr>
        <w:t xml:space="preserve"> a </w:t>
      </w:r>
      <w:proofErr w:type="spellStart"/>
      <w:r>
        <w:rPr>
          <w:b/>
          <w:bCs/>
          <w:color w:val="1F1F1F"/>
          <w:sz w:val="46"/>
          <w:szCs w:val="46"/>
          <w:highlight w:val="white"/>
        </w:rPr>
        <w:t>neudělat</w:t>
      </w:r>
      <w:proofErr w:type="spellEnd"/>
      <w:r>
        <w:rPr>
          <w:b/>
          <w:bCs/>
          <w:color w:val="1F1F1F"/>
          <w:sz w:val="46"/>
          <w:szCs w:val="46"/>
          <w:highlight w:val="white"/>
        </w:rPr>
        <w:t xml:space="preserve"> </w:t>
      </w:r>
      <w:proofErr w:type="spellStart"/>
      <w:r>
        <w:rPr>
          <w:b/>
          <w:bCs/>
          <w:color w:val="1F1F1F"/>
          <w:sz w:val="46"/>
          <w:szCs w:val="46"/>
          <w:highlight w:val="white"/>
        </w:rPr>
        <w:t>chybu</w:t>
      </w:r>
      <w:proofErr w:type="spellEnd"/>
    </w:p>
    <w:p w14:paraId="1167D59B" w14:textId="77777777" w:rsidR="00F35B07" w:rsidRDefault="00000000">
      <w:pPr>
        <w:spacing w:before="240" w:after="240"/>
        <w:rPr>
          <w:color w:val="1F1F1F"/>
          <w:sz w:val="24"/>
          <w:szCs w:val="24"/>
          <w:highlight w:val="yellow"/>
        </w:rPr>
      </w:pPr>
      <w:r>
        <w:rPr>
          <w:i/>
          <w:iCs/>
          <w:color w:val="1F1F1F"/>
          <w:sz w:val="24"/>
          <w:szCs w:val="24"/>
          <w:highlight w:val="yellow"/>
        </w:rPr>
        <w:t xml:space="preserve">Draft </w:t>
      </w:r>
      <w:proofErr w:type="spellStart"/>
      <w:r>
        <w:rPr>
          <w:i/>
          <w:iCs/>
          <w:color w:val="1F1F1F"/>
          <w:sz w:val="24"/>
          <w:szCs w:val="24"/>
          <w:highlight w:val="yellow"/>
        </w:rPr>
        <w:t>příručky</w:t>
      </w:r>
      <w:proofErr w:type="spellEnd"/>
      <w:r>
        <w:rPr>
          <w:i/>
          <w:iCs/>
          <w:color w:val="1F1F1F"/>
          <w:sz w:val="24"/>
          <w:szCs w:val="24"/>
          <w:highlight w:val="yellow"/>
        </w:rPr>
        <w:t xml:space="preserve">. </w:t>
      </w:r>
      <w:proofErr w:type="spellStart"/>
      <w:r>
        <w:rPr>
          <w:i/>
          <w:iCs/>
          <w:color w:val="1F1F1F"/>
          <w:sz w:val="24"/>
          <w:szCs w:val="24"/>
          <w:highlight w:val="yellow"/>
        </w:rPr>
        <w:t>Pasáže</w:t>
      </w:r>
      <w:proofErr w:type="spellEnd"/>
      <w:r>
        <w:rPr>
          <w:i/>
          <w:iCs/>
          <w:color w:val="1F1F1F"/>
          <w:sz w:val="24"/>
          <w:szCs w:val="24"/>
          <w:highlight w:val="yellow"/>
        </w:rPr>
        <w:t xml:space="preserve"> v </w:t>
      </w:r>
      <w:proofErr w:type="spellStart"/>
      <w:r>
        <w:rPr>
          <w:i/>
          <w:iCs/>
          <w:color w:val="1F1F1F"/>
          <w:sz w:val="24"/>
          <w:szCs w:val="24"/>
          <w:highlight w:val="yellow"/>
        </w:rPr>
        <w:t>hranatých</w:t>
      </w:r>
      <w:proofErr w:type="spellEnd"/>
      <w:r>
        <w:rPr>
          <w:i/>
          <w:iCs/>
          <w:color w:val="1F1F1F"/>
          <w:sz w:val="24"/>
          <w:szCs w:val="24"/>
          <w:highlight w:val="yellow"/>
        </w:rPr>
        <w:t xml:space="preserve"> </w:t>
      </w:r>
      <w:proofErr w:type="spellStart"/>
      <w:r>
        <w:rPr>
          <w:i/>
          <w:iCs/>
          <w:color w:val="1F1F1F"/>
          <w:sz w:val="24"/>
          <w:szCs w:val="24"/>
          <w:highlight w:val="yellow"/>
        </w:rPr>
        <w:t>závorkách</w:t>
      </w:r>
      <w:proofErr w:type="spellEnd"/>
      <w:r>
        <w:rPr>
          <w:i/>
          <w:iCs/>
          <w:color w:val="1F1F1F"/>
          <w:sz w:val="24"/>
          <w:szCs w:val="24"/>
          <w:highlight w:val="yellow"/>
        </w:rPr>
        <w:t xml:space="preserve"> </w:t>
      </w:r>
      <w:proofErr w:type="spellStart"/>
      <w:r>
        <w:rPr>
          <w:i/>
          <w:iCs/>
          <w:color w:val="1F1F1F"/>
          <w:sz w:val="24"/>
          <w:szCs w:val="24"/>
          <w:highlight w:val="yellow"/>
        </w:rPr>
        <w:t>jsou</w:t>
      </w:r>
      <w:proofErr w:type="spellEnd"/>
      <w:r>
        <w:rPr>
          <w:i/>
          <w:iCs/>
          <w:color w:val="1F1F1F"/>
          <w:sz w:val="24"/>
          <w:szCs w:val="24"/>
          <w:highlight w:val="yellow"/>
        </w:rPr>
        <w:t xml:space="preserve"> </w:t>
      </w:r>
      <w:proofErr w:type="spellStart"/>
      <w:r>
        <w:rPr>
          <w:i/>
          <w:iCs/>
          <w:color w:val="1F1F1F"/>
          <w:sz w:val="24"/>
          <w:szCs w:val="24"/>
          <w:highlight w:val="yellow"/>
        </w:rPr>
        <w:t>poznámky</w:t>
      </w:r>
      <w:proofErr w:type="spellEnd"/>
      <w:r>
        <w:rPr>
          <w:i/>
          <w:iCs/>
          <w:color w:val="1F1F1F"/>
          <w:sz w:val="24"/>
          <w:szCs w:val="24"/>
          <w:highlight w:val="yellow"/>
        </w:rPr>
        <w:t xml:space="preserve"> k </w:t>
      </w:r>
      <w:proofErr w:type="spellStart"/>
      <w:r>
        <w:rPr>
          <w:i/>
          <w:iCs/>
          <w:color w:val="1F1F1F"/>
          <w:sz w:val="24"/>
          <w:szCs w:val="24"/>
          <w:highlight w:val="yellow"/>
        </w:rPr>
        <w:t>doplnění</w:t>
      </w:r>
      <w:proofErr w:type="spellEnd"/>
      <w:r>
        <w:rPr>
          <w:i/>
          <w:iCs/>
          <w:color w:val="1F1F1F"/>
          <w:sz w:val="24"/>
          <w:szCs w:val="24"/>
          <w:highlight w:val="yellow"/>
        </w:rPr>
        <w:t xml:space="preserve"> + </w:t>
      </w:r>
      <w:proofErr w:type="spellStart"/>
      <w:r>
        <w:rPr>
          <w:i/>
          <w:iCs/>
          <w:color w:val="1F1F1F"/>
          <w:sz w:val="24"/>
          <w:szCs w:val="24"/>
          <w:highlight w:val="yellow"/>
        </w:rPr>
        <w:t>komentáře</w:t>
      </w:r>
      <w:proofErr w:type="spellEnd"/>
    </w:p>
    <w:p w14:paraId="577A5706" w14:textId="77777777" w:rsidR="00F35B07" w:rsidRDefault="00000000">
      <w:pPr>
        <w:pStyle w:val="Nadpis2"/>
        <w:keepNext w:val="0"/>
        <w:keepLines w:val="0"/>
        <w:spacing w:after="80"/>
        <w:rPr>
          <w:b/>
          <w:bCs/>
          <w:color w:val="1F1F1F"/>
          <w:sz w:val="34"/>
          <w:szCs w:val="34"/>
          <w:highlight w:val="white"/>
        </w:rPr>
      </w:pPr>
      <w:bookmarkStart w:id="1" w:name="_6l0zfqmrdsm9" w:colFirst="0" w:colLast="0"/>
      <w:bookmarkEnd w:id="1"/>
      <w:proofErr w:type="spellStart"/>
      <w:r>
        <w:rPr>
          <w:b/>
          <w:bCs/>
          <w:color w:val="1F1F1F"/>
          <w:sz w:val="34"/>
          <w:szCs w:val="34"/>
          <w:highlight w:val="white"/>
        </w:rPr>
        <w:t>Než</w:t>
      </w:r>
      <w:proofErr w:type="spellEnd"/>
      <w:r>
        <w:rPr>
          <w:b/>
          <w:bCs/>
          <w:color w:val="1F1F1F"/>
          <w:sz w:val="34"/>
          <w:szCs w:val="34"/>
          <w:highlight w:val="white"/>
        </w:rPr>
        <w:t xml:space="preserve"> </w:t>
      </w:r>
      <w:proofErr w:type="spellStart"/>
      <w:r>
        <w:rPr>
          <w:b/>
          <w:bCs/>
          <w:color w:val="1F1F1F"/>
          <w:sz w:val="34"/>
          <w:szCs w:val="34"/>
          <w:highlight w:val="white"/>
        </w:rPr>
        <w:t>začnete</w:t>
      </w:r>
      <w:proofErr w:type="spellEnd"/>
      <w:r>
        <w:rPr>
          <w:b/>
          <w:bCs/>
          <w:color w:val="1F1F1F"/>
          <w:sz w:val="34"/>
          <w:szCs w:val="34"/>
          <w:highlight w:val="white"/>
        </w:rPr>
        <w:t xml:space="preserve">: </w:t>
      </w:r>
      <w:proofErr w:type="spellStart"/>
      <w:r>
        <w:rPr>
          <w:b/>
          <w:bCs/>
          <w:color w:val="1F1F1F"/>
          <w:sz w:val="34"/>
          <w:szCs w:val="34"/>
          <w:highlight w:val="white"/>
        </w:rPr>
        <w:t>dobrá</w:t>
      </w:r>
      <w:proofErr w:type="spellEnd"/>
      <w:r>
        <w:rPr>
          <w:b/>
          <w:bCs/>
          <w:color w:val="1F1F1F"/>
          <w:sz w:val="34"/>
          <w:szCs w:val="34"/>
          <w:highlight w:val="white"/>
        </w:rPr>
        <w:t xml:space="preserve"> </w:t>
      </w:r>
      <w:proofErr w:type="spellStart"/>
      <w:r>
        <w:rPr>
          <w:b/>
          <w:bCs/>
          <w:color w:val="1F1F1F"/>
          <w:sz w:val="34"/>
          <w:szCs w:val="34"/>
          <w:highlight w:val="white"/>
        </w:rPr>
        <w:t>zpráva</w:t>
      </w:r>
      <w:proofErr w:type="spellEnd"/>
      <w:r>
        <w:rPr>
          <w:b/>
          <w:bCs/>
          <w:color w:val="1F1F1F"/>
          <w:sz w:val="34"/>
          <w:szCs w:val="34"/>
          <w:highlight w:val="white"/>
        </w:rPr>
        <w:t xml:space="preserve"> </w:t>
      </w:r>
      <w:proofErr w:type="spellStart"/>
      <w:r>
        <w:rPr>
          <w:b/>
          <w:bCs/>
          <w:color w:val="1F1F1F"/>
          <w:sz w:val="34"/>
          <w:szCs w:val="34"/>
          <w:highlight w:val="white"/>
        </w:rPr>
        <w:t>i</w:t>
      </w:r>
      <w:proofErr w:type="spellEnd"/>
      <w:r>
        <w:rPr>
          <w:b/>
          <w:bCs/>
          <w:color w:val="1F1F1F"/>
          <w:sz w:val="34"/>
          <w:szCs w:val="34"/>
          <w:highlight w:val="white"/>
        </w:rPr>
        <w:t xml:space="preserve"> </w:t>
      </w:r>
      <w:proofErr w:type="spellStart"/>
      <w:r>
        <w:rPr>
          <w:b/>
          <w:bCs/>
          <w:color w:val="1F1F1F"/>
          <w:sz w:val="34"/>
          <w:szCs w:val="34"/>
          <w:highlight w:val="white"/>
        </w:rPr>
        <w:t>dvě</w:t>
      </w:r>
      <w:proofErr w:type="spellEnd"/>
      <w:r>
        <w:rPr>
          <w:b/>
          <w:bCs/>
          <w:color w:val="1F1F1F"/>
          <w:sz w:val="34"/>
          <w:szCs w:val="34"/>
          <w:highlight w:val="white"/>
        </w:rPr>
        <w:t xml:space="preserve"> </w:t>
      </w:r>
      <w:proofErr w:type="spellStart"/>
      <w:r>
        <w:rPr>
          <w:b/>
          <w:bCs/>
          <w:color w:val="1F1F1F"/>
          <w:sz w:val="34"/>
          <w:szCs w:val="34"/>
          <w:highlight w:val="white"/>
        </w:rPr>
        <w:t>upřímná</w:t>
      </w:r>
      <w:proofErr w:type="spellEnd"/>
      <w:r>
        <w:rPr>
          <w:b/>
          <w:bCs/>
          <w:color w:val="1F1F1F"/>
          <w:sz w:val="34"/>
          <w:szCs w:val="34"/>
          <w:highlight w:val="white"/>
        </w:rPr>
        <w:t xml:space="preserve"> </w:t>
      </w:r>
      <w:proofErr w:type="spellStart"/>
      <w:r>
        <w:rPr>
          <w:b/>
          <w:bCs/>
          <w:color w:val="1F1F1F"/>
          <w:sz w:val="34"/>
          <w:szCs w:val="34"/>
          <w:highlight w:val="white"/>
        </w:rPr>
        <w:t>upozornění</w:t>
      </w:r>
      <w:proofErr w:type="spellEnd"/>
    </w:p>
    <w:p w14:paraId="0B697878" w14:textId="77777777" w:rsidR="00F35B07" w:rsidRDefault="00000000">
      <w:pPr>
        <w:spacing w:before="240" w:after="240"/>
        <w:rPr>
          <w:color w:val="1F1F1F"/>
          <w:sz w:val="24"/>
          <w:szCs w:val="24"/>
          <w:highlight w:val="white"/>
        </w:rPr>
      </w:pPr>
      <w:r>
        <w:rPr>
          <w:color w:val="1F1F1F"/>
          <w:sz w:val="24"/>
          <w:szCs w:val="24"/>
          <w:highlight w:val="white"/>
        </w:rPr>
        <w:t xml:space="preserve">Brno </w:t>
      </w:r>
      <w:proofErr w:type="spellStart"/>
      <w:r>
        <w:rPr>
          <w:color w:val="1F1F1F"/>
          <w:sz w:val="24"/>
          <w:szCs w:val="24"/>
          <w:highlight w:val="white"/>
        </w:rPr>
        <w:t>vlastní</w:t>
      </w:r>
      <w:proofErr w:type="spellEnd"/>
      <w:r>
        <w:rPr>
          <w:color w:val="1F1F1F"/>
          <w:sz w:val="24"/>
          <w:szCs w:val="24"/>
          <w:highlight w:val="white"/>
        </w:rPr>
        <w:t xml:space="preserve"> </w:t>
      </w:r>
      <w:proofErr w:type="spellStart"/>
      <w:r>
        <w:rPr>
          <w:color w:val="1F1F1F"/>
          <w:sz w:val="24"/>
          <w:szCs w:val="24"/>
          <w:highlight w:val="white"/>
        </w:rPr>
        <w:t>jeden</w:t>
      </w:r>
      <w:proofErr w:type="spellEnd"/>
      <w:r>
        <w:rPr>
          <w:color w:val="1F1F1F"/>
          <w:sz w:val="24"/>
          <w:szCs w:val="24"/>
          <w:highlight w:val="white"/>
        </w:rPr>
        <w:t xml:space="preserve"> z </w:t>
      </w:r>
      <w:proofErr w:type="spellStart"/>
      <w:r>
        <w:rPr>
          <w:color w:val="1F1F1F"/>
          <w:sz w:val="24"/>
          <w:szCs w:val="24"/>
          <w:highlight w:val="white"/>
        </w:rPr>
        <w:t>největších</w:t>
      </w:r>
      <w:proofErr w:type="spellEnd"/>
      <w:r>
        <w:rPr>
          <w:color w:val="1F1F1F"/>
          <w:sz w:val="24"/>
          <w:szCs w:val="24"/>
          <w:highlight w:val="white"/>
        </w:rPr>
        <w:t xml:space="preserve"> </w:t>
      </w:r>
      <w:proofErr w:type="spellStart"/>
      <w:r>
        <w:rPr>
          <w:color w:val="1F1F1F"/>
          <w:sz w:val="24"/>
          <w:szCs w:val="24"/>
          <w:highlight w:val="white"/>
        </w:rPr>
        <w:t>bytových</w:t>
      </w:r>
      <w:proofErr w:type="spellEnd"/>
      <w:r>
        <w:rPr>
          <w:color w:val="1F1F1F"/>
          <w:sz w:val="24"/>
          <w:szCs w:val="24"/>
          <w:highlight w:val="white"/>
        </w:rPr>
        <w:t xml:space="preserve"> </w:t>
      </w:r>
      <w:proofErr w:type="spellStart"/>
      <w:r>
        <w:rPr>
          <w:color w:val="1F1F1F"/>
          <w:sz w:val="24"/>
          <w:szCs w:val="24"/>
          <w:highlight w:val="white"/>
        </w:rPr>
        <w:t>fondů</w:t>
      </w:r>
      <w:proofErr w:type="spellEnd"/>
      <w:r>
        <w:rPr>
          <w:color w:val="1F1F1F"/>
          <w:sz w:val="24"/>
          <w:szCs w:val="24"/>
          <w:highlight w:val="white"/>
        </w:rPr>
        <w:t xml:space="preserve"> v </w:t>
      </w:r>
      <w:proofErr w:type="spellStart"/>
      <w:r>
        <w:rPr>
          <w:color w:val="1F1F1F"/>
          <w:sz w:val="24"/>
          <w:szCs w:val="24"/>
          <w:highlight w:val="white"/>
        </w:rPr>
        <w:t>republice</w:t>
      </w:r>
      <w:proofErr w:type="spellEnd"/>
      <w:r>
        <w:rPr>
          <w:color w:val="1F1F1F"/>
          <w:sz w:val="24"/>
          <w:szCs w:val="24"/>
          <w:highlight w:val="white"/>
        </w:rPr>
        <w:t xml:space="preserve">, </w:t>
      </w:r>
      <w:proofErr w:type="spellStart"/>
      <w:r>
        <w:rPr>
          <w:color w:val="1F1F1F"/>
          <w:sz w:val="24"/>
          <w:szCs w:val="24"/>
          <w:highlight w:val="white"/>
        </w:rPr>
        <w:t>kolem</w:t>
      </w:r>
      <w:proofErr w:type="spellEnd"/>
      <w:r>
        <w:rPr>
          <w:color w:val="1F1F1F"/>
          <w:sz w:val="24"/>
          <w:szCs w:val="24"/>
          <w:highlight w:val="white"/>
        </w:rPr>
        <w:t xml:space="preserve"> </w:t>
      </w:r>
      <w:proofErr w:type="spellStart"/>
      <w:r>
        <w:rPr>
          <w:color w:val="1F1F1F"/>
          <w:sz w:val="24"/>
          <w:szCs w:val="24"/>
          <w:highlight w:val="white"/>
        </w:rPr>
        <w:t>osmadvaceti</w:t>
      </w:r>
      <w:proofErr w:type="spellEnd"/>
      <w:r>
        <w:rPr>
          <w:color w:val="1F1F1F"/>
          <w:sz w:val="24"/>
          <w:szCs w:val="24"/>
          <w:highlight w:val="white"/>
        </w:rPr>
        <w:t xml:space="preserve"> </w:t>
      </w:r>
      <w:proofErr w:type="spellStart"/>
      <w:r>
        <w:rPr>
          <w:color w:val="1F1F1F"/>
          <w:sz w:val="24"/>
          <w:szCs w:val="24"/>
          <w:highlight w:val="white"/>
        </w:rPr>
        <w:t>tisíc</w:t>
      </w:r>
      <w:proofErr w:type="spellEnd"/>
      <w:r>
        <w:rPr>
          <w:color w:val="1F1F1F"/>
          <w:sz w:val="24"/>
          <w:szCs w:val="24"/>
          <w:highlight w:val="white"/>
        </w:rPr>
        <w:t xml:space="preserve"> </w:t>
      </w:r>
      <w:proofErr w:type="spellStart"/>
      <w:r>
        <w:rPr>
          <w:color w:val="1F1F1F"/>
          <w:sz w:val="24"/>
          <w:szCs w:val="24"/>
          <w:highlight w:val="white"/>
        </w:rPr>
        <w:t>bytů</w:t>
      </w:r>
      <w:proofErr w:type="spellEnd"/>
      <w:r>
        <w:rPr>
          <w:color w:val="1F1F1F"/>
          <w:sz w:val="24"/>
          <w:szCs w:val="24"/>
          <w:highlight w:val="white"/>
        </w:rPr>
        <w:t xml:space="preserve">. </w:t>
      </w:r>
      <w:proofErr w:type="spellStart"/>
      <w:r>
        <w:rPr>
          <w:color w:val="1F1F1F"/>
          <w:sz w:val="24"/>
          <w:szCs w:val="24"/>
          <w:highlight w:val="white"/>
        </w:rPr>
        <w:t>Velkou</w:t>
      </w:r>
      <w:proofErr w:type="spellEnd"/>
      <w:r>
        <w:rPr>
          <w:color w:val="1F1F1F"/>
          <w:sz w:val="24"/>
          <w:szCs w:val="24"/>
          <w:highlight w:val="white"/>
        </w:rPr>
        <w:t xml:space="preserve"> </w:t>
      </w:r>
      <w:proofErr w:type="spellStart"/>
      <w:r>
        <w:rPr>
          <w:color w:val="1F1F1F"/>
          <w:sz w:val="24"/>
          <w:szCs w:val="24"/>
          <w:highlight w:val="white"/>
        </w:rPr>
        <w:t>část</w:t>
      </w:r>
      <w:proofErr w:type="spellEnd"/>
      <w:r>
        <w:rPr>
          <w:color w:val="1F1F1F"/>
          <w:sz w:val="24"/>
          <w:szCs w:val="24"/>
          <w:highlight w:val="white"/>
        </w:rPr>
        <w:t xml:space="preserve"> </w:t>
      </w:r>
      <w:proofErr w:type="spellStart"/>
      <w:r>
        <w:rPr>
          <w:color w:val="1F1F1F"/>
          <w:sz w:val="24"/>
          <w:szCs w:val="24"/>
          <w:highlight w:val="white"/>
        </w:rPr>
        <w:t>svěřilo</w:t>
      </w:r>
      <w:proofErr w:type="spellEnd"/>
      <w:r>
        <w:rPr>
          <w:color w:val="1F1F1F"/>
          <w:sz w:val="24"/>
          <w:szCs w:val="24"/>
          <w:highlight w:val="white"/>
        </w:rPr>
        <w:t xml:space="preserve"> </w:t>
      </w:r>
      <w:proofErr w:type="spellStart"/>
      <w:r>
        <w:rPr>
          <w:color w:val="1F1F1F"/>
          <w:sz w:val="24"/>
          <w:szCs w:val="24"/>
          <w:highlight w:val="white"/>
        </w:rPr>
        <w:t>městským</w:t>
      </w:r>
      <w:proofErr w:type="spellEnd"/>
      <w:r>
        <w:rPr>
          <w:color w:val="1F1F1F"/>
          <w:sz w:val="24"/>
          <w:szCs w:val="24"/>
          <w:highlight w:val="white"/>
        </w:rPr>
        <w:t xml:space="preserve"> </w:t>
      </w:r>
      <w:proofErr w:type="spellStart"/>
      <w:r>
        <w:rPr>
          <w:color w:val="1F1F1F"/>
          <w:sz w:val="24"/>
          <w:szCs w:val="24"/>
          <w:highlight w:val="white"/>
        </w:rPr>
        <w:t>částem</w:t>
      </w:r>
      <w:proofErr w:type="spellEnd"/>
      <w:r>
        <w:rPr>
          <w:color w:val="1F1F1F"/>
          <w:sz w:val="24"/>
          <w:szCs w:val="24"/>
          <w:highlight w:val="white"/>
        </w:rPr>
        <w:t xml:space="preserve"> a ty je </w:t>
      </w:r>
      <w:proofErr w:type="spellStart"/>
      <w:r>
        <w:rPr>
          <w:color w:val="1F1F1F"/>
          <w:sz w:val="24"/>
          <w:szCs w:val="24"/>
          <w:highlight w:val="white"/>
        </w:rPr>
        <w:t>pronajímají</w:t>
      </w:r>
      <w:proofErr w:type="spellEnd"/>
      <w:r>
        <w:rPr>
          <w:color w:val="1F1F1F"/>
          <w:sz w:val="24"/>
          <w:szCs w:val="24"/>
          <w:highlight w:val="white"/>
        </w:rPr>
        <w:t xml:space="preserve"> </w:t>
      </w:r>
      <w:proofErr w:type="spellStart"/>
      <w:r>
        <w:rPr>
          <w:color w:val="1F1F1F"/>
          <w:sz w:val="24"/>
          <w:szCs w:val="24"/>
          <w:highlight w:val="white"/>
        </w:rPr>
        <w:t>lidem</w:t>
      </w:r>
      <w:proofErr w:type="spellEnd"/>
      <w:r>
        <w:rPr>
          <w:color w:val="1F1F1F"/>
          <w:sz w:val="24"/>
          <w:szCs w:val="24"/>
          <w:highlight w:val="white"/>
        </w:rPr>
        <w:t xml:space="preserve">, </w:t>
      </w:r>
      <w:proofErr w:type="spellStart"/>
      <w:r>
        <w:rPr>
          <w:color w:val="1F1F1F"/>
          <w:sz w:val="24"/>
          <w:szCs w:val="24"/>
          <w:highlight w:val="white"/>
        </w:rPr>
        <w:t>kteří</w:t>
      </w:r>
      <w:proofErr w:type="spellEnd"/>
      <w:r>
        <w:rPr>
          <w:color w:val="1F1F1F"/>
          <w:sz w:val="24"/>
          <w:szCs w:val="24"/>
          <w:highlight w:val="white"/>
        </w:rPr>
        <w:t xml:space="preserve"> o </w:t>
      </w:r>
      <w:proofErr w:type="spellStart"/>
      <w:r>
        <w:rPr>
          <w:color w:val="1F1F1F"/>
          <w:sz w:val="24"/>
          <w:szCs w:val="24"/>
          <w:highlight w:val="white"/>
        </w:rPr>
        <w:t>ně</w:t>
      </w:r>
      <w:proofErr w:type="spellEnd"/>
      <w:r>
        <w:rPr>
          <w:color w:val="1F1F1F"/>
          <w:sz w:val="24"/>
          <w:szCs w:val="24"/>
          <w:highlight w:val="white"/>
        </w:rPr>
        <w:t xml:space="preserve"> </w:t>
      </w:r>
      <w:proofErr w:type="spellStart"/>
      <w:r>
        <w:rPr>
          <w:color w:val="1F1F1F"/>
          <w:sz w:val="24"/>
          <w:szCs w:val="24"/>
          <w:highlight w:val="white"/>
        </w:rPr>
        <w:t>požádají</w:t>
      </w:r>
      <w:proofErr w:type="spellEnd"/>
      <w:r>
        <w:rPr>
          <w:color w:val="1F1F1F"/>
          <w:sz w:val="24"/>
          <w:szCs w:val="24"/>
          <w:highlight w:val="white"/>
        </w:rPr>
        <w:t xml:space="preserve">. </w:t>
      </w:r>
      <w:proofErr w:type="spellStart"/>
      <w:r>
        <w:rPr>
          <w:color w:val="1F1F1F"/>
          <w:sz w:val="24"/>
          <w:szCs w:val="24"/>
          <w:highlight w:val="white"/>
        </w:rPr>
        <w:t>Získat</w:t>
      </w:r>
      <w:proofErr w:type="spellEnd"/>
      <w:r>
        <w:rPr>
          <w:color w:val="1F1F1F"/>
          <w:sz w:val="24"/>
          <w:szCs w:val="24"/>
          <w:highlight w:val="white"/>
        </w:rPr>
        <w:t xml:space="preserve"> </w:t>
      </w:r>
      <w:proofErr w:type="spellStart"/>
      <w:r>
        <w:rPr>
          <w:color w:val="1F1F1F"/>
          <w:sz w:val="24"/>
          <w:szCs w:val="24"/>
          <w:highlight w:val="white"/>
        </w:rPr>
        <w:t>městský</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tedy</w:t>
      </w:r>
      <w:proofErr w:type="spellEnd"/>
      <w:r>
        <w:rPr>
          <w:color w:val="1F1F1F"/>
          <w:sz w:val="24"/>
          <w:szCs w:val="24"/>
          <w:highlight w:val="white"/>
        </w:rPr>
        <w:t xml:space="preserve"> </w:t>
      </w:r>
      <w:proofErr w:type="spellStart"/>
      <w:r>
        <w:rPr>
          <w:color w:val="1F1F1F"/>
          <w:sz w:val="24"/>
          <w:szCs w:val="24"/>
          <w:highlight w:val="white"/>
        </w:rPr>
        <w:t>reálně</w:t>
      </w:r>
      <w:proofErr w:type="spellEnd"/>
      <w:r>
        <w:rPr>
          <w:color w:val="1F1F1F"/>
          <w:sz w:val="24"/>
          <w:szCs w:val="24"/>
          <w:highlight w:val="white"/>
        </w:rPr>
        <w:t xml:space="preserve"> </w:t>
      </w:r>
      <w:proofErr w:type="spellStart"/>
      <w:r>
        <w:rPr>
          <w:color w:val="1F1F1F"/>
          <w:sz w:val="24"/>
          <w:szCs w:val="24"/>
          <w:highlight w:val="white"/>
        </w:rPr>
        <w:t>jde</w:t>
      </w:r>
      <w:proofErr w:type="spellEnd"/>
      <w:r>
        <w:rPr>
          <w:color w:val="1F1F1F"/>
          <w:sz w:val="24"/>
          <w:szCs w:val="24"/>
          <w:highlight w:val="white"/>
        </w:rPr>
        <w:t>.</w:t>
      </w:r>
    </w:p>
    <w:p w14:paraId="683F4DA9" w14:textId="77777777" w:rsidR="00F35B07" w:rsidRDefault="00000000">
      <w:pPr>
        <w:spacing w:before="240" w:after="240"/>
        <w:rPr>
          <w:color w:val="1F1F1F"/>
          <w:sz w:val="24"/>
          <w:szCs w:val="24"/>
          <w:highlight w:val="white"/>
        </w:rPr>
      </w:pPr>
      <w:proofErr w:type="spellStart"/>
      <w:r>
        <w:rPr>
          <w:color w:val="1F1F1F"/>
          <w:sz w:val="24"/>
          <w:szCs w:val="24"/>
          <w:highlight w:val="white"/>
        </w:rPr>
        <w:t>Dvě</w:t>
      </w:r>
      <w:proofErr w:type="spellEnd"/>
      <w:r>
        <w:rPr>
          <w:color w:val="1F1F1F"/>
          <w:sz w:val="24"/>
          <w:szCs w:val="24"/>
          <w:highlight w:val="white"/>
        </w:rPr>
        <w:t xml:space="preserve"> </w:t>
      </w:r>
      <w:proofErr w:type="spellStart"/>
      <w:r>
        <w:rPr>
          <w:color w:val="1F1F1F"/>
          <w:sz w:val="24"/>
          <w:szCs w:val="24"/>
          <w:highlight w:val="white"/>
        </w:rPr>
        <w:t>věci</w:t>
      </w:r>
      <w:proofErr w:type="spellEnd"/>
      <w:r>
        <w:rPr>
          <w:color w:val="1F1F1F"/>
          <w:sz w:val="24"/>
          <w:szCs w:val="24"/>
          <w:highlight w:val="white"/>
        </w:rPr>
        <w:t xml:space="preserve"> je </w:t>
      </w:r>
      <w:proofErr w:type="spellStart"/>
      <w:r>
        <w:rPr>
          <w:color w:val="1F1F1F"/>
          <w:sz w:val="24"/>
          <w:szCs w:val="24"/>
          <w:highlight w:val="white"/>
        </w:rPr>
        <w:t>férové</w:t>
      </w:r>
      <w:proofErr w:type="spellEnd"/>
      <w:r>
        <w:rPr>
          <w:color w:val="1F1F1F"/>
          <w:sz w:val="24"/>
          <w:szCs w:val="24"/>
          <w:highlight w:val="white"/>
        </w:rPr>
        <w:t xml:space="preserve"> </w:t>
      </w:r>
      <w:proofErr w:type="spellStart"/>
      <w:r>
        <w:rPr>
          <w:color w:val="1F1F1F"/>
          <w:sz w:val="24"/>
          <w:szCs w:val="24"/>
          <w:highlight w:val="white"/>
        </w:rPr>
        <w:t>říct</w:t>
      </w:r>
      <w:proofErr w:type="spellEnd"/>
      <w:r>
        <w:rPr>
          <w:color w:val="1F1F1F"/>
          <w:sz w:val="24"/>
          <w:szCs w:val="24"/>
          <w:highlight w:val="white"/>
        </w:rPr>
        <w:t xml:space="preserve"> </w:t>
      </w:r>
      <w:proofErr w:type="spellStart"/>
      <w:r>
        <w:rPr>
          <w:color w:val="1F1F1F"/>
          <w:sz w:val="24"/>
          <w:szCs w:val="24"/>
          <w:highlight w:val="white"/>
        </w:rPr>
        <w:t>rovnou</w:t>
      </w:r>
      <w:proofErr w:type="spellEnd"/>
      <w:r>
        <w:rPr>
          <w:color w:val="1F1F1F"/>
          <w:sz w:val="24"/>
          <w:szCs w:val="24"/>
          <w:highlight w:val="white"/>
        </w:rPr>
        <w:t xml:space="preserve">. Za </w:t>
      </w:r>
      <w:proofErr w:type="spellStart"/>
      <w:r>
        <w:rPr>
          <w:color w:val="1F1F1F"/>
          <w:sz w:val="24"/>
          <w:szCs w:val="24"/>
          <w:highlight w:val="white"/>
        </w:rPr>
        <w:t>prvé</w:t>
      </w:r>
      <w:proofErr w:type="spellEnd"/>
      <w:r>
        <w:rPr>
          <w:color w:val="1F1F1F"/>
          <w:sz w:val="24"/>
          <w:szCs w:val="24"/>
          <w:highlight w:val="white"/>
        </w:rPr>
        <w:t xml:space="preserve">, </w:t>
      </w:r>
      <w:proofErr w:type="spellStart"/>
      <w:r>
        <w:rPr>
          <w:color w:val="1F1F1F"/>
          <w:sz w:val="24"/>
          <w:szCs w:val="24"/>
          <w:highlight w:val="white"/>
        </w:rPr>
        <w:t>čeká</w:t>
      </w:r>
      <w:proofErr w:type="spellEnd"/>
      <w:r>
        <w:rPr>
          <w:color w:val="1F1F1F"/>
          <w:sz w:val="24"/>
          <w:szCs w:val="24"/>
          <w:highlight w:val="white"/>
        </w:rPr>
        <w:t xml:space="preserve"> se. </w:t>
      </w:r>
      <w:proofErr w:type="spellStart"/>
      <w:r>
        <w:rPr>
          <w:color w:val="1F1F1F"/>
          <w:sz w:val="24"/>
          <w:szCs w:val="24"/>
          <w:highlight w:val="white"/>
        </w:rPr>
        <w:t>Podle</w:t>
      </w:r>
      <w:proofErr w:type="spellEnd"/>
      <w:r>
        <w:rPr>
          <w:color w:val="1F1F1F"/>
          <w:sz w:val="24"/>
          <w:szCs w:val="24"/>
          <w:highlight w:val="white"/>
        </w:rPr>
        <w:t xml:space="preserve"> </w:t>
      </w:r>
      <w:proofErr w:type="spellStart"/>
      <w:r>
        <w:rPr>
          <w:color w:val="1F1F1F"/>
          <w:sz w:val="24"/>
          <w:szCs w:val="24"/>
          <w:highlight w:val="white"/>
        </w:rPr>
        <w:t>situace</w:t>
      </w:r>
      <w:proofErr w:type="spellEnd"/>
      <w:r>
        <w:rPr>
          <w:color w:val="1F1F1F"/>
          <w:sz w:val="24"/>
          <w:szCs w:val="24"/>
          <w:highlight w:val="white"/>
        </w:rPr>
        <w:t xml:space="preserve"> </w:t>
      </w:r>
      <w:proofErr w:type="spellStart"/>
      <w:r>
        <w:rPr>
          <w:color w:val="1F1F1F"/>
          <w:sz w:val="24"/>
          <w:szCs w:val="24"/>
          <w:highlight w:val="white"/>
        </w:rPr>
        <w:t>žadatele</w:t>
      </w:r>
      <w:proofErr w:type="spellEnd"/>
      <w:r>
        <w:rPr>
          <w:color w:val="1F1F1F"/>
          <w:sz w:val="24"/>
          <w:szCs w:val="24"/>
          <w:highlight w:val="white"/>
        </w:rPr>
        <w:t xml:space="preserve"> a </w:t>
      </w:r>
      <w:proofErr w:type="spellStart"/>
      <w:r>
        <w:rPr>
          <w:color w:val="1F1F1F"/>
          <w:sz w:val="24"/>
          <w:szCs w:val="24"/>
          <w:highlight w:val="white"/>
        </w:rPr>
        <w:t>zvolené</w:t>
      </w:r>
      <w:proofErr w:type="spellEnd"/>
      <w:r>
        <w:rPr>
          <w:color w:val="1F1F1F"/>
          <w:sz w:val="24"/>
          <w:szCs w:val="24"/>
          <w:highlight w:val="white"/>
        </w:rPr>
        <w:t xml:space="preserve"> </w:t>
      </w:r>
      <w:proofErr w:type="spellStart"/>
      <w:r>
        <w:rPr>
          <w:color w:val="1F1F1F"/>
          <w:sz w:val="24"/>
          <w:szCs w:val="24"/>
          <w:highlight w:val="white"/>
        </w:rPr>
        <w:t>městské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to </w:t>
      </w:r>
      <w:proofErr w:type="spellStart"/>
      <w:r>
        <w:rPr>
          <w:color w:val="1F1F1F"/>
          <w:sz w:val="24"/>
          <w:szCs w:val="24"/>
          <w:highlight w:val="white"/>
        </w:rPr>
        <w:t>bývá</w:t>
      </w:r>
      <w:proofErr w:type="spellEnd"/>
      <w:r>
        <w:rPr>
          <w:color w:val="1F1F1F"/>
          <w:sz w:val="24"/>
          <w:szCs w:val="24"/>
          <w:highlight w:val="white"/>
        </w:rPr>
        <w:t xml:space="preserve"> </w:t>
      </w:r>
      <w:proofErr w:type="spellStart"/>
      <w:r>
        <w:rPr>
          <w:color w:val="1F1F1F"/>
          <w:sz w:val="24"/>
          <w:szCs w:val="24"/>
          <w:highlight w:val="white"/>
        </w:rPr>
        <w:t>několik</w:t>
      </w:r>
      <w:proofErr w:type="spellEnd"/>
      <w:r>
        <w:rPr>
          <w:color w:val="1F1F1F"/>
          <w:sz w:val="24"/>
          <w:szCs w:val="24"/>
          <w:highlight w:val="white"/>
        </w:rPr>
        <w:t xml:space="preserve"> </w:t>
      </w:r>
      <w:proofErr w:type="spellStart"/>
      <w:r>
        <w:rPr>
          <w:color w:val="1F1F1F"/>
          <w:sz w:val="24"/>
          <w:szCs w:val="24"/>
          <w:highlight w:val="white"/>
        </w:rPr>
        <w:t>měsíců</w:t>
      </w:r>
      <w:proofErr w:type="spellEnd"/>
      <w:r>
        <w:rPr>
          <w:color w:val="1F1F1F"/>
          <w:sz w:val="24"/>
          <w:szCs w:val="24"/>
          <w:highlight w:val="white"/>
        </w:rPr>
        <w:t xml:space="preserve"> </w:t>
      </w:r>
      <w:proofErr w:type="spellStart"/>
      <w:r>
        <w:rPr>
          <w:color w:val="1F1F1F"/>
          <w:sz w:val="24"/>
          <w:szCs w:val="24"/>
          <w:highlight w:val="white"/>
        </w:rPr>
        <w:t>až</w:t>
      </w:r>
      <w:proofErr w:type="spellEnd"/>
      <w:r>
        <w:rPr>
          <w:color w:val="1F1F1F"/>
          <w:sz w:val="24"/>
          <w:szCs w:val="24"/>
          <w:highlight w:val="white"/>
        </w:rPr>
        <w:t xml:space="preserve"> </w:t>
      </w:r>
      <w:proofErr w:type="spellStart"/>
      <w:r>
        <w:rPr>
          <w:color w:val="1F1F1F"/>
          <w:sz w:val="24"/>
          <w:szCs w:val="24"/>
          <w:highlight w:val="white"/>
        </w:rPr>
        <w:t>několik</w:t>
      </w:r>
      <w:proofErr w:type="spellEnd"/>
      <w:r>
        <w:rPr>
          <w:color w:val="1F1F1F"/>
          <w:sz w:val="24"/>
          <w:szCs w:val="24"/>
          <w:highlight w:val="white"/>
        </w:rPr>
        <w:t xml:space="preserve"> let. Za </w:t>
      </w:r>
      <w:proofErr w:type="spellStart"/>
      <w:r>
        <w:rPr>
          <w:color w:val="1F1F1F"/>
          <w:sz w:val="24"/>
          <w:szCs w:val="24"/>
          <w:highlight w:val="white"/>
        </w:rPr>
        <w:t>druhé</w:t>
      </w:r>
      <w:proofErr w:type="spellEnd"/>
      <w:r>
        <w:rPr>
          <w:color w:val="1F1F1F"/>
          <w:sz w:val="24"/>
          <w:szCs w:val="24"/>
          <w:highlight w:val="white"/>
        </w:rPr>
        <w:t xml:space="preserve">, </w:t>
      </w:r>
      <w:proofErr w:type="spellStart"/>
      <w:r>
        <w:rPr>
          <w:color w:val="1F1F1F"/>
          <w:sz w:val="24"/>
          <w:szCs w:val="24"/>
          <w:highlight w:val="white"/>
        </w:rPr>
        <w:t>systém</w:t>
      </w:r>
      <w:proofErr w:type="spellEnd"/>
      <w:r>
        <w:rPr>
          <w:color w:val="1F1F1F"/>
          <w:sz w:val="24"/>
          <w:szCs w:val="24"/>
          <w:highlight w:val="white"/>
        </w:rPr>
        <w:t xml:space="preserve"> je </w:t>
      </w:r>
      <w:proofErr w:type="spellStart"/>
      <w:r>
        <w:rPr>
          <w:color w:val="1F1F1F"/>
          <w:sz w:val="24"/>
          <w:szCs w:val="24"/>
          <w:highlight w:val="white"/>
        </w:rPr>
        <w:t>formální</w:t>
      </w:r>
      <w:proofErr w:type="spellEnd"/>
      <w:r>
        <w:rPr>
          <w:color w:val="1F1F1F"/>
          <w:sz w:val="24"/>
          <w:szCs w:val="24"/>
          <w:highlight w:val="white"/>
        </w:rPr>
        <w:t xml:space="preserve"> a je </w:t>
      </w:r>
      <w:proofErr w:type="spellStart"/>
      <w:r>
        <w:rPr>
          <w:color w:val="1F1F1F"/>
          <w:sz w:val="24"/>
          <w:szCs w:val="24"/>
          <w:highlight w:val="white"/>
        </w:rPr>
        <w:t>možné</w:t>
      </w:r>
      <w:proofErr w:type="spellEnd"/>
      <w:r>
        <w:rPr>
          <w:color w:val="1F1F1F"/>
          <w:sz w:val="24"/>
          <w:szCs w:val="24"/>
          <w:highlight w:val="white"/>
        </w:rPr>
        <w:t xml:space="preserve"> v </w:t>
      </w:r>
      <w:proofErr w:type="spellStart"/>
      <w:r>
        <w:rPr>
          <w:color w:val="1F1F1F"/>
          <w:sz w:val="24"/>
          <w:szCs w:val="24"/>
          <w:highlight w:val="white"/>
        </w:rPr>
        <w:t>něm</w:t>
      </w:r>
      <w:proofErr w:type="spellEnd"/>
      <w:r>
        <w:rPr>
          <w:color w:val="1F1F1F"/>
          <w:sz w:val="24"/>
          <w:szCs w:val="24"/>
          <w:highlight w:val="white"/>
        </w:rPr>
        <w:t xml:space="preserve"> </w:t>
      </w:r>
      <w:proofErr w:type="spellStart"/>
      <w:r>
        <w:rPr>
          <w:color w:val="1F1F1F"/>
          <w:sz w:val="24"/>
          <w:szCs w:val="24"/>
          <w:highlight w:val="white"/>
        </w:rPr>
        <w:t>udělat</w:t>
      </w:r>
      <w:proofErr w:type="spellEnd"/>
      <w:r>
        <w:rPr>
          <w:color w:val="1F1F1F"/>
          <w:sz w:val="24"/>
          <w:szCs w:val="24"/>
          <w:highlight w:val="white"/>
        </w:rPr>
        <w:t xml:space="preserve"> </w:t>
      </w:r>
      <w:proofErr w:type="spellStart"/>
      <w:r>
        <w:rPr>
          <w:color w:val="1F1F1F"/>
          <w:sz w:val="24"/>
          <w:szCs w:val="24"/>
          <w:highlight w:val="white"/>
        </w:rPr>
        <w:t>chyby</w:t>
      </w:r>
      <w:proofErr w:type="spellEnd"/>
      <w:r>
        <w:rPr>
          <w:color w:val="1F1F1F"/>
          <w:sz w:val="24"/>
          <w:szCs w:val="24"/>
          <w:highlight w:val="white"/>
        </w:rPr>
        <w:t xml:space="preserve">. </w:t>
      </w:r>
      <w:proofErr w:type="spellStart"/>
      <w:r>
        <w:rPr>
          <w:color w:val="1F1F1F"/>
          <w:sz w:val="24"/>
          <w:szCs w:val="24"/>
          <w:highlight w:val="white"/>
        </w:rPr>
        <w:t>Tahle</w:t>
      </w:r>
      <w:proofErr w:type="spellEnd"/>
      <w:r>
        <w:rPr>
          <w:color w:val="1F1F1F"/>
          <w:sz w:val="24"/>
          <w:szCs w:val="24"/>
          <w:highlight w:val="white"/>
        </w:rPr>
        <w:t xml:space="preserve"> </w:t>
      </w:r>
      <w:proofErr w:type="spellStart"/>
      <w:r>
        <w:rPr>
          <w:color w:val="1F1F1F"/>
          <w:sz w:val="24"/>
          <w:szCs w:val="24"/>
          <w:highlight w:val="white"/>
        </w:rPr>
        <w:t>příručka</w:t>
      </w:r>
      <w:proofErr w:type="spellEnd"/>
      <w:r>
        <w:rPr>
          <w:color w:val="1F1F1F"/>
          <w:sz w:val="24"/>
          <w:szCs w:val="24"/>
          <w:highlight w:val="white"/>
        </w:rPr>
        <w:t xml:space="preserve"> je </w:t>
      </w:r>
      <w:proofErr w:type="spellStart"/>
      <w:r>
        <w:rPr>
          <w:color w:val="1F1F1F"/>
          <w:sz w:val="24"/>
          <w:szCs w:val="24"/>
          <w:highlight w:val="white"/>
        </w:rPr>
        <w:t>tu</w:t>
      </w:r>
      <w:proofErr w:type="spellEnd"/>
      <w:r>
        <w:rPr>
          <w:color w:val="1F1F1F"/>
          <w:sz w:val="24"/>
          <w:szCs w:val="24"/>
          <w:highlight w:val="white"/>
        </w:rPr>
        <w:t xml:space="preserve"> </w:t>
      </w:r>
      <w:proofErr w:type="spellStart"/>
      <w:r>
        <w:rPr>
          <w:color w:val="1F1F1F"/>
          <w:sz w:val="24"/>
          <w:szCs w:val="24"/>
          <w:highlight w:val="white"/>
        </w:rPr>
        <w:t>právě</w:t>
      </w:r>
      <w:proofErr w:type="spellEnd"/>
      <w:r>
        <w:rPr>
          <w:color w:val="1F1F1F"/>
          <w:sz w:val="24"/>
          <w:szCs w:val="24"/>
          <w:highlight w:val="white"/>
        </w:rPr>
        <w:t xml:space="preserve"> proto, </w:t>
      </w:r>
      <w:proofErr w:type="spellStart"/>
      <w:r>
        <w:rPr>
          <w:color w:val="1F1F1F"/>
          <w:sz w:val="24"/>
          <w:szCs w:val="24"/>
          <w:highlight w:val="white"/>
        </w:rPr>
        <w:t>abyste</w:t>
      </w:r>
      <w:proofErr w:type="spellEnd"/>
      <w:r>
        <w:rPr>
          <w:color w:val="1F1F1F"/>
          <w:sz w:val="24"/>
          <w:szCs w:val="24"/>
          <w:highlight w:val="white"/>
        </w:rPr>
        <w:t xml:space="preserve"> se </w:t>
      </w:r>
      <w:proofErr w:type="spellStart"/>
      <w:r>
        <w:rPr>
          <w:color w:val="1F1F1F"/>
          <w:sz w:val="24"/>
          <w:szCs w:val="24"/>
          <w:highlight w:val="white"/>
        </w:rPr>
        <w:t>těch</w:t>
      </w:r>
      <w:proofErr w:type="spellEnd"/>
      <w:r>
        <w:rPr>
          <w:color w:val="1F1F1F"/>
          <w:sz w:val="24"/>
          <w:szCs w:val="24"/>
          <w:highlight w:val="white"/>
        </w:rPr>
        <w:t xml:space="preserve"> </w:t>
      </w:r>
      <w:proofErr w:type="spellStart"/>
      <w:r>
        <w:rPr>
          <w:color w:val="1F1F1F"/>
          <w:sz w:val="24"/>
          <w:szCs w:val="24"/>
          <w:highlight w:val="white"/>
        </w:rPr>
        <w:t>chyb</w:t>
      </w:r>
      <w:proofErr w:type="spellEnd"/>
      <w:r>
        <w:rPr>
          <w:color w:val="1F1F1F"/>
          <w:sz w:val="24"/>
          <w:szCs w:val="24"/>
          <w:highlight w:val="white"/>
        </w:rPr>
        <w:t xml:space="preserve"> </w:t>
      </w:r>
      <w:proofErr w:type="spellStart"/>
      <w:r>
        <w:rPr>
          <w:color w:val="1F1F1F"/>
          <w:sz w:val="24"/>
          <w:szCs w:val="24"/>
          <w:highlight w:val="white"/>
        </w:rPr>
        <w:t>vyvarovali</w:t>
      </w:r>
      <w:proofErr w:type="spellEnd"/>
      <w:r>
        <w:rPr>
          <w:color w:val="1F1F1F"/>
          <w:sz w:val="24"/>
          <w:szCs w:val="24"/>
          <w:highlight w:val="white"/>
        </w:rPr>
        <w:t xml:space="preserve"> a </w:t>
      </w:r>
      <w:proofErr w:type="spellStart"/>
      <w:r>
        <w:rPr>
          <w:color w:val="1F1F1F"/>
          <w:sz w:val="24"/>
          <w:szCs w:val="24"/>
          <w:highlight w:val="white"/>
        </w:rPr>
        <w:t>šanci</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co </w:t>
      </w:r>
      <w:proofErr w:type="spellStart"/>
      <w:r>
        <w:rPr>
          <w:color w:val="1F1F1F"/>
          <w:sz w:val="24"/>
          <w:szCs w:val="24"/>
          <w:highlight w:val="white"/>
        </w:rPr>
        <w:t>nejvíc</w:t>
      </w:r>
      <w:proofErr w:type="spellEnd"/>
      <w:r>
        <w:rPr>
          <w:color w:val="1F1F1F"/>
          <w:sz w:val="24"/>
          <w:szCs w:val="24"/>
          <w:highlight w:val="white"/>
        </w:rPr>
        <w:t xml:space="preserve"> </w:t>
      </w:r>
      <w:proofErr w:type="spellStart"/>
      <w:r>
        <w:rPr>
          <w:color w:val="1F1F1F"/>
          <w:sz w:val="24"/>
          <w:szCs w:val="24"/>
          <w:highlight w:val="white"/>
        </w:rPr>
        <w:t>zvýšili</w:t>
      </w:r>
      <w:proofErr w:type="spellEnd"/>
      <w:r>
        <w:rPr>
          <w:color w:val="1F1F1F"/>
          <w:sz w:val="24"/>
          <w:szCs w:val="24"/>
          <w:highlight w:val="white"/>
        </w:rPr>
        <w:t>.</w:t>
      </w:r>
    </w:p>
    <w:p w14:paraId="5F9343D4" w14:textId="77777777" w:rsidR="00F35B07" w:rsidRDefault="00000000">
      <w:pPr>
        <w:spacing w:before="240" w:after="240"/>
        <w:rPr>
          <w:color w:val="1F1F1F"/>
          <w:sz w:val="24"/>
          <w:szCs w:val="24"/>
          <w:highlight w:val="white"/>
        </w:rPr>
      </w:pPr>
      <w:proofErr w:type="spellStart"/>
      <w:r>
        <w:rPr>
          <w:color w:val="1F1F1F"/>
          <w:sz w:val="24"/>
          <w:szCs w:val="24"/>
          <w:highlight w:val="white"/>
        </w:rPr>
        <w:t>Příručka</w:t>
      </w:r>
      <w:proofErr w:type="spellEnd"/>
      <w:r>
        <w:rPr>
          <w:color w:val="1F1F1F"/>
          <w:sz w:val="24"/>
          <w:szCs w:val="24"/>
          <w:highlight w:val="white"/>
        </w:rPr>
        <w:t xml:space="preserve"> se </w:t>
      </w:r>
      <w:proofErr w:type="spellStart"/>
      <w:r>
        <w:rPr>
          <w:color w:val="1F1F1F"/>
          <w:sz w:val="24"/>
          <w:szCs w:val="24"/>
          <w:highlight w:val="white"/>
        </w:rPr>
        <w:t>věnuje</w:t>
      </w:r>
      <w:proofErr w:type="spellEnd"/>
      <w:r>
        <w:rPr>
          <w:color w:val="1F1F1F"/>
          <w:sz w:val="24"/>
          <w:szCs w:val="24"/>
          <w:highlight w:val="white"/>
        </w:rPr>
        <w:t xml:space="preserve"> </w:t>
      </w:r>
      <w:proofErr w:type="spellStart"/>
      <w:r>
        <w:rPr>
          <w:color w:val="1F1F1F"/>
          <w:sz w:val="24"/>
          <w:szCs w:val="24"/>
          <w:highlight w:val="white"/>
        </w:rPr>
        <w:t>dvěma</w:t>
      </w:r>
      <w:proofErr w:type="spellEnd"/>
      <w:r>
        <w:rPr>
          <w:color w:val="1F1F1F"/>
          <w:sz w:val="24"/>
          <w:szCs w:val="24"/>
          <w:highlight w:val="white"/>
        </w:rPr>
        <w:t xml:space="preserve"> </w:t>
      </w:r>
      <w:proofErr w:type="spellStart"/>
      <w:r>
        <w:rPr>
          <w:color w:val="1F1F1F"/>
          <w:sz w:val="24"/>
          <w:szCs w:val="24"/>
          <w:highlight w:val="white"/>
        </w:rPr>
        <w:t>typům</w:t>
      </w:r>
      <w:proofErr w:type="spellEnd"/>
      <w:r>
        <w:rPr>
          <w:color w:val="1F1F1F"/>
          <w:sz w:val="24"/>
          <w:szCs w:val="24"/>
          <w:highlight w:val="white"/>
        </w:rPr>
        <w:t xml:space="preserve"> </w:t>
      </w:r>
      <w:proofErr w:type="spellStart"/>
      <w:r>
        <w:rPr>
          <w:color w:val="1F1F1F"/>
          <w:sz w:val="24"/>
          <w:szCs w:val="24"/>
          <w:highlight w:val="white"/>
        </w:rPr>
        <w:t>bydlení</w:t>
      </w:r>
      <w:proofErr w:type="spellEnd"/>
      <w:r>
        <w:rPr>
          <w:color w:val="1F1F1F"/>
          <w:sz w:val="24"/>
          <w:szCs w:val="24"/>
          <w:highlight w:val="white"/>
        </w:rPr>
        <w:t xml:space="preserve">: </w:t>
      </w:r>
      <w:proofErr w:type="spellStart"/>
      <w:r>
        <w:rPr>
          <w:b/>
          <w:bCs/>
          <w:color w:val="1F1F1F"/>
          <w:sz w:val="24"/>
          <w:szCs w:val="24"/>
          <w:highlight w:val="white"/>
        </w:rPr>
        <w:t>běžným</w:t>
      </w:r>
      <w:proofErr w:type="spellEnd"/>
      <w:r>
        <w:rPr>
          <w:b/>
          <w:bCs/>
          <w:color w:val="1F1F1F"/>
          <w:sz w:val="24"/>
          <w:szCs w:val="24"/>
          <w:highlight w:val="white"/>
        </w:rPr>
        <w:t xml:space="preserve"> </w:t>
      </w:r>
      <w:proofErr w:type="spellStart"/>
      <w:r>
        <w:rPr>
          <w:b/>
          <w:bCs/>
          <w:color w:val="1F1F1F"/>
          <w:sz w:val="24"/>
          <w:szCs w:val="24"/>
          <w:highlight w:val="white"/>
        </w:rPr>
        <w:t>obecním</w:t>
      </w:r>
      <w:proofErr w:type="spellEnd"/>
      <w:r>
        <w:rPr>
          <w:b/>
          <w:bCs/>
          <w:color w:val="1F1F1F"/>
          <w:sz w:val="24"/>
          <w:szCs w:val="24"/>
          <w:highlight w:val="white"/>
        </w:rPr>
        <w:t xml:space="preserve"> </w:t>
      </w:r>
      <w:proofErr w:type="spellStart"/>
      <w:r>
        <w:rPr>
          <w:b/>
          <w:bCs/>
          <w:color w:val="1F1F1F"/>
          <w:sz w:val="24"/>
          <w:szCs w:val="24"/>
          <w:highlight w:val="white"/>
        </w:rPr>
        <w:t>bytům</w:t>
      </w:r>
      <w:proofErr w:type="spellEnd"/>
      <w:r>
        <w:rPr>
          <w:color w:val="1F1F1F"/>
          <w:sz w:val="24"/>
          <w:szCs w:val="24"/>
          <w:highlight w:val="white"/>
        </w:rPr>
        <w:t xml:space="preserve">, </w:t>
      </w:r>
      <w:proofErr w:type="spellStart"/>
      <w:r>
        <w:rPr>
          <w:color w:val="1F1F1F"/>
          <w:sz w:val="24"/>
          <w:szCs w:val="24"/>
          <w:highlight w:val="white"/>
        </w:rPr>
        <w:t>které</w:t>
      </w:r>
      <w:proofErr w:type="spellEnd"/>
      <w:r>
        <w:rPr>
          <w:color w:val="1F1F1F"/>
          <w:sz w:val="24"/>
          <w:szCs w:val="24"/>
          <w:highlight w:val="white"/>
        </w:rPr>
        <w:t xml:space="preserve"> </w:t>
      </w:r>
      <w:proofErr w:type="spellStart"/>
      <w:r>
        <w:rPr>
          <w:color w:val="1F1F1F"/>
          <w:sz w:val="24"/>
          <w:szCs w:val="24"/>
          <w:highlight w:val="white"/>
        </w:rPr>
        <w:t>spravují</w:t>
      </w:r>
      <w:proofErr w:type="spellEnd"/>
      <w:r>
        <w:rPr>
          <w:color w:val="1F1F1F"/>
          <w:sz w:val="24"/>
          <w:szCs w:val="24"/>
          <w:highlight w:val="white"/>
        </w:rPr>
        <w:t xml:space="preserve"> </w:t>
      </w:r>
      <w:proofErr w:type="spellStart"/>
      <w:r>
        <w:rPr>
          <w:color w:val="1F1F1F"/>
          <w:sz w:val="24"/>
          <w:szCs w:val="24"/>
          <w:highlight w:val="white"/>
        </w:rPr>
        <w:t>městské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a </w:t>
      </w:r>
      <w:proofErr w:type="spellStart"/>
      <w:r>
        <w:rPr>
          <w:b/>
          <w:bCs/>
          <w:color w:val="1F1F1F"/>
          <w:sz w:val="24"/>
          <w:szCs w:val="24"/>
          <w:highlight w:val="white"/>
        </w:rPr>
        <w:t>startovacím</w:t>
      </w:r>
      <w:proofErr w:type="spellEnd"/>
      <w:r>
        <w:rPr>
          <w:b/>
          <w:bCs/>
          <w:color w:val="1F1F1F"/>
          <w:sz w:val="24"/>
          <w:szCs w:val="24"/>
          <w:highlight w:val="white"/>
        </w:rPr>
        <w:t xml:space="preserve"> </w:t>
      </w:r>
      <w:proofErr w:type="spellStart"/>
      <w:r>
        <w:rPr>
          <w:b/>
          <w:bCs/>
          <w:color w:val="1F1F1F"/>
          <w:sz w:val="24"/>
          <w:szCs w:val="24"/>
          <w:highlight w:val="white"/>
        </w:rPr>
        <w:t>bytům</w:t>
      </w:r>
      <w:proofErr w:type="spellEnd"/>
      <w:r>
        <w:rPr>
          <w:color w:val="1F1F1F"/>
          <w:sz w:val="24"/>
          <w:szCs w:val="24"/>
          <w:highlight w:val="white"/>
        </w:rPr>
        <w:t xml:space="preserve"> pro </w:t>
      </w:r>
      <w:proofErr w:type="spellStart"/>
      <w:r>
        <w:rPr>
          <w:color w:val="1F1F1F"/>
          <w:sz w:val="24"/>
          <w:szCs w:val="24"/>
          <w:highlight w:val="white"/>
        </w:rPr>
        <w:t>mladé</w:t>
      </w:r>
      <w:proofErr w:type="spellEnd"/>
      <w:r>
        <w:rPr>
          <w:color w:val="1F1F1F"/>
          <w:sz w:val="24"/>
          <w:szCs w:val="24"/>
          <w:highlight w:val="white"/>
        </w:rPr>
        <w:t xml:space="preserve"> do 40 let, </w:t>
      </w:r>
      <w:proofErr w:type="spellStart"/>
      <w:r>
        <w:rPr>
          <w:color w:val="1F1F1F"/>
          <w:sz w:val="24"/>
          <w:szCs w:val="24"/>
          <w:highlight w:val="white"/>
        </w:rPr>
        <w:t>které</w:t>
      </w:r>
      <w:proofErr w:type="spellEnd"/>
      <w:r>
        <w:rPr>
          <w:color w:val="1F1F1F"/>
          <w:sz w:val="24"/>
          <w:szCs w:val="24"/>
          <w:highlight w:val="white"/>
        </w:rPr>
        <w:t xml:space="preserve"> </w:t>
      </w:r>
      <w:proofErr w:type="spellStart"/>
      <w:r>
        <w:rPr>
          <w:color w:val="1F1F1F"/>
          <w:sz w:val="24"/>
          <w:szCs w:val="24"/>
          <w:highlight w:val="white"/>
        </w:rPr>
        <w:t>spravuje</w:t>
      </w:r>
      <w:proofErr w:type="spellEnd"/>
      <w:r>
        <w:rPr>
          <w:color w:val="1F1F1F"/>
          <w:sz w:val="24"/>
          <w:szCs w:val="24"/>
          <w:highlight w:val="white"/>
        </w:rPr>
        <w:t xml:space="preserve"> </w:t>
      </w:r>
      <w:proofErr w:type="spellStart"/>
      <w:r>
        <w:rPr>
          <w:color w:val="1F1F1F"/>
          <w:sz w:val="24"/>
          <w:szCs w:val="24"/>
          <w:highlight w:val="white"/>
        </w:rPr>
        <w:t>magistrát</w:t>
      </w:r>
      <w:proofErr w:type="spellEnd"/>
      <w:r>
        <w:rPr>
          <w:color w:val="1F1F1F"/>
          <w:sz w:val="24"/>
          <w:szCs w:val="24"/>
          <w:highlight w:val="white"/>
        </w:rPr>
        <w:t>.</w:t>
      </w:r>
    </w:p>
    <w:p w14:paraId="2F9E0A63" w14:textId="77777777" w:rsidR="00F35B07" w:rsidRDefault="00000000">
      <w:pPr>
        <w:rPr>
          <w:color w:val="1F1F1F"/>
          <w:sz w:val="24"/>
          <w:szCs w:val="24"/>
          <w:highlight w:val="white"/>
        </w:rPr>
      </w:pPr>
      <w:r>
        <w:pict w14:anchorId="5AD5E5F0">
          <v:rect id="_x0000_i1025" style="width:0;height:1.5pt" o:hralign="center" o:hrstd="t" o:hr="t" fillcolor="#a0a0a0" stroked="f"/>
        </w:pict>
      </w:r>
    </w:p>
    <w:p w14:paraId="5D0140CB" w14:textId="77777777" w:rsidR="00F35B07" w:rsidRDefault="00000000">
      <w:pPr>
        <w:pStyle w:val="Nadpis2"/>
        <w:keepNext w:val="0"/>
        <w:keepLines w:val="0"/>
        <w:spacing w:after="80"/>
        <w:rPr>
          <w:b/>
          <w:bCs/>
          <w:color w:val="1F1F1F"/>
          <w:sz w:val="34"/>
          <w:szCs w:val="34"/>
          <w:highlight w:val="white"/>
        </w:rPr>
      </w:pPr>
      <w:bookmarkStart w:id="2" w:name="_5a1q7ft37vev" w:colFirst="0" w:colLast="0"/>
      <w:bookmarkEnd w:id="2"/>
      <w:r>
        <w:rPr>
          <w:b/>
          <w:bCs/>
          <w:color w:val="1F1F1F"/>
          <w:sz w:val="34"/>
          <w:szCs w:val="34"/>
          <w:highlight w:val="white"/>
        </w:rPr>
        <w:t xml:space="preserve">1. Jak </w:t>
      </w:r>
      <w:proofErr w:type="spellStart"/>
      <w:r>
        <w:rPr>
          <w:b/>
          <w:bCs/>
          <w:color w:val="1F1F1F"/>
          <w:sz w:val="34"/>
          <w:szCs w:val="34"/>
          <w:highlight w:val="white"/>
        </w:rPr>
        <w:t>celý</w:t>
      </w:r>
      <w:proofErr w:type="spellEnd"/>
      <w:r>
        <w:rPr>
          <w:b/>
          <w:bCs/>
          <w:color w:val="1F1F1F"/>
          <w:sz w:val="34"/>
          <w:szCs w:val="34"/>
          <w:highlight w:val="white"/>
        </w:rPr>
        <w:t xml:space="preserve"> </w:t>
      </w:r>
      <w:proofErr w:type="spellStart"/>
      <w:r>
        <w:rPr>
          <w:b/>
          <w:bCs/>
          <w:color w:val="1F1F1F"/>
          <w:sz w:val="34"/>
          <w:szCs w:val="34"/>
          <w:highlight w:val="white"/>
        </w:rPr>
        <w:t>systém</w:t>
      </w:r>
      <w:proofErr w:type="spellEnd"/>
      <w:r>
        <w:rPr>
          <w:b/>
          <w:bCs/>
          <w:color w:val="1F1F1F"/>
          <w:sz w:val="34"/>
          <w:szCs w:val="34"/>
          <w:highlight w:val="white"/>
        </w:rPr>
        <w:t xml:space="preserve"> </w:t>
      </w:r>
      <w:proofErr w:type="spellStart"/>
      <w:r>
        <w:rPr>
          <w:b/>
          <w:bCs/>
          <w:color w:val="1F1F1F"/>
          <w:sz w:val="34"/>
          <w:szCs w:val="34"/>
          <w:highlight w:val="white"/>
        </w:rPr>
        <w:t>funguje</w:t>
      </w:r>
      <w:proofErr w:type="spellEnd"/>
    </w:p>
    <w:p w14:paraId="141F9ADE" w14:textId="360B63DD" w:rsidR="00F35B07" w:rsidRDefault="00000000">
      <w:pPr>
        <w:spacing w:before="240" w:after="240"/>
        <w:rPr>
          <w:color w:val="1F1F1F"/>
          <w:sz w:val="24"/>
          <w:szCs w:val="24"/>
          <w:highlight w:val="white"/>
        </w:rPr>
      </w:pPr>
      <w:proofErr w:type="spellStart"/>
      <w:r>
        <w:rPr>
          <w:color w:val="1F1F1F"/>
          <w:sz w:val="24"/>
          <w:szCs w:val="24"/>
          <w:highlight w:val="white"/>
        </w:rPr>
        <w:t>Správa</w:t>
      </w:r>
      <w:proofErr w:type="spellEnd"/>
      <w:r>
        <w:rPr>
          <w:color w:val="1F1F1F"/>
          <w:sz w:val="24"/>
          <w:szCs w:val="24"/>
          <w:highlight w:val="white"/>
        </w:rPr>
        <w:t xml:space="preserve"> </w:t>
      </w:r>
      <w:proofErr w:type="spellStart"/>
      <w:r>
        <w:rPr>
          <w:color w:val="1F1F1F"/>
          <w:sz w:val="24"/>
          <w:szCs w:val="24"/>
          <w:highlight w:val="white"/>
        </w:rPr>
        <w:t>městských</w:t>
      </w:r>
      <w:proofErr w:type="spellEnd"/>
      <w:r>
        <w:rPr>
          <w:color w:val="1F1F1F"/>
          <w:sz w:val="24"/>
          <w:szCs w:val="24"/>
          <w:highlight w:val="white"/>
        </w:rPr>
        <w:t xml:space="preserve"> </w:t>
      </w:r>
      <w:proofErr w:type="spellStart"/>
      <w:r>
        <w:rPr>
          <w:color w:val="1F1F1F"/>
          <w:sz w:val="24"/>
          <w:szCs w:val="24"/>
          <w:highlight w:val="white"/>
        </w:rPr>
        <w:t>bytů</w:t>
      </w:r>
      <w:proofErr w:type="spellEnd"/>
      <w:r>
        <w:rPr>
          <w:color w:val="1F1F1F"/>
          <w:sz w:val="24"/>
          <w:szCs w:val="24"/>
          <w:highlight w:val="white"/>
        </w:rPr>
        <w:t xml:space="preserve"> je v </w:t>
      </w:r>
      <w:proofErr w:type="spellStart"/>
      <w:r>
        <w:rPr>
          <w:color w:val="1F1F1F"/>
          <w:sz w:val="24"/>
          <w:szCs w:val="24"/>
          <w:highlight w:val="white"/>
        </w:rPr>
        <w:t>Brně</w:t>
      </w:r>
      <w:proofErr w:type="spellEnd"/>
      <w:r>
        <w:rPr>
          <w:color w:val="1F1F1F"/>
          <w:sz w:val="24"/>
          <w:szCs w:val="24"/>
          <w:highlight w:val="white"/>
        </w:rPr>
        <w:t xml:space="preserve"> </w:t>
      </w:r>
      <w:proofErr w:type="spellStart"/>
      <w:r>
        <w:rPr>
          <w:color w:val="1F1F1F"/>
          <w:sz w:val="24"/>
          <w:szCs w:val="24"/>
          <w:highlight w:val="white"/>
        </w:rPr>
        <w:t>rozdělená</w:t>
      </w:r>
      <w:proofErr w:type="spellEnd"/>
      <w:r>
        <w:rPr>
          <w:color w:val="1F1F1F"/>
          <w:sz w:val="24"/>
          <w:szCs w:val="24"/>
          <w:highlight w:val="white"/>
        </w:rPr>
        <w:t xml:space="preserve">. Magistrát </w:t>
      </w:r>
      <w:proofErr w:type="spellStart"/>
      <w:r>
        <w:rPr>
          <w:color w:val="1F1F1F"/>
          <w:sz w:val="24"/>
          <w:szCs w:val="24"/>
          <w:highlight w:val="white"/>
        </w:rPr>
        <w:t>řeší</w:t>
      </w:r>
      <w:proofErr w:type="spellEnd"/>
      <w:r>
        <w:rPr>
          <w:color w:val="1F1F1F"/>
          <w:sz w:val="24"/>
          <w:szCs w:val="24"/>
          <w:highlight w:val="white"/>
        </w:rPr>
        <w:t xml:space="preserve"> </w:t>
      </w:r>
      <w:proofErr w:type="spellStart"/>
      <w:r>
        <w:rPr>
          <w:color w:val="1F1F1F"/>
          <w:sz w:val="24"/>
          <w:szCs w:val="24"/>
          <w:highlight w:val="white"/>
        </w:rPr>
        <w:t>strategické</w:t>
      </w:r>
      <w:proofErr w:type="spellEnd"/>
      <w:r>
        <w:rPr>
          <w:color w:val="1F1F1F"/>
          <w:sz w:val="24"/>
          <w:szCs w:val="24"/>
          <w:highlight w:val="white"/>
        </w:rPr>
        <w:t xml:space="preserve"> </w:t>
      </w:r>
      <w:proofErr w:type="spellStart"/>
      <w:r>
        <w:rPr>
          <w:color w:val="1F1F1F"/>
          <w:sz w:val="24"/>
          <w:szCs w:val="24"/>
          <w:highlight w:val="white"/>
        </w:rPr>
        <w:t>projekty</w:t>
      </w:r>
      <w:proofErr w:type="spellEnd"/>
      <w:r>
        <w:rPr>
          <w:color w:val="1F1F1F"/>
          <w:sz w:val="24"/>
          <w:szCs w:val="24"/>
          <w:highlight w:val="white"/>
        </w:rPr>
        <w:t xml:space="preserve">, </w:t>
      </w:r>
      <w:proofErr w:type="spellStart"/>
      <w:r>
        <w:rPr>
          <w:color w:val="1F1F1F"/>
          <w:sz w:val="24"/>
          <w:szCs w:val="24"/>
          <w:highlight w:val="white"/>
        </w:rPr>
        <w:t>startovací</w:t>
      </w:r>
      <w:proofErr w:type="spellEnd"/>
      <w:r>
        <w:rPr>
          <w:color w:val="1F1F1F"/>
          <w:sz w:val="24"/>
          <w:szCs w:val="24"/>
          <w:highlight w:val="white"/>
        </w:rPr>
        <w:t xml:space="preserve"> </w:t>
      </w:r>
      <w:proofErr w:type="spellStart"/>
      <w:r>
        <w:rPr>
          <w:color w:val="1F1F1F"/>
          <w:sz w:val="24"/>
          <w:szCs w:val="24"/>
          <w:highlight w:val="white"/>
        </w:rPr>
        <w:t>byty</w:t>
      </w:r>
      <w:proofErr w:type="spellEnd"/>
      <w:r>
        <w:rPr>
          <w:color w:val="1F1F1F"/>
          <w:sz w:val="24"/>
          <w:szCs w:val="24"/>
          <w:highlight w:val="white"/>
        </w:rPr>
        <w:t xml:space="preserve"> a </w:t>
      </w:r>
      <w:proofErr w:type="spellStart"/>
      <w:r>
        <w:rPr>
          <w:color w:val="1F1F1F"/>
          <w:sz w:val="24"/>
          <w:szCs w:val="24"/>
          <w:highlight w:val="white"/>
        </w:rPr>
        <w:t>družstevní</w:t>
      </w:r>
      <w:proofErr w:type="spellEnd"/>
      <w:r>
        <w:rPr>
          <w:color w:val="1F1F1F"/>
          <w:sz w:val="24"/>
          <w:szCs w:val="24"/>
          <w:highlight w:val="white"/>
        </w:rPr>
        <w:t xml:space="preserve"> </w:t>
      </w:r>
      <w:proofErr w:type="spellStart"/>
      <w:r>
        <w:rPr>
          <w:color w:val="1F1F1F"/>
          <w:sz w:val="24"/>
          <w:szCs w:val="24"/>
          <w:highlight w:val="white"/>
        </w:rPr>
        <w:t>výstavbu</w:t>
      </w:r>
      <w:proofErr w:type="spellEnd"/>
      <w:r>
        <w:rPr>
          <w:color w:val="1F1F1F"/>
          <w:sz w:val="24"/>
          <w:szCs w:val="24"/>
          <w:highlight w:val="white"/>
        </w:rPr>
        <w:t xml:space="preserve">, ale </w:t>
      </w:r>
      <w:proofErr w:type="spellStart"/>
      <w:r>
        <w:rPr>
          <w:color w:val="1F1F1F"/>
          <w:sz w:val="24"/>
          <w:szCs w:val="24"/>
          <w:highlight w:val="white"/>
        </w:rPr>
        <w:t>běžné</w:t>
      </w:r>
      <w:proofErr w:type="spellEnd"/>
      <w:r>
        <w:rPr>
          <w:color w:val="1F1F1F"/>
          <w:sz w:val="24"/>
          <w:szCs w:val="24"/>
          <w:highlight w:val="white"/>
        </w:rPr>
        <w:t xml:space="preserve"> </w:t>
      </w:r>
      <w:proofErr w:type="spellStart"/>
      <w:r>
        <w:rPr>
          <w:color w:val="1F1F1F"/>
          <w:sz w:val="24"/>
          <w:szCs w:val="24"/>
          <w:highlight w:val="white"/>
        </w:rPr>
        <w:t>obecní</w:t>
      </w:r>
      <w:proofErr w:type="spellEnd"/>
      <w:r>
        <w:rPr>
          <w:color w:val="1F1F1F"/>
          <w:sz w:val="24"/>
          <w:szCs w:val="24"/>
          <w:highlight w:val="white"/>
        </w:rPr>
        <w:t xml:space="preserve"> </w:t>
      </w:r>
      <w:proofErr w:type="spellStart"/>
      <w:r>
        <w:rPr>
          <w:color w:val="1F1F1F"/>
          <w:sz w:val="24"/>
          <w:szCs w:val="24"/>
          <w:highlight w:val="white"/>
        </w:rPr>
        <w:t>byty</w:t>
      </w:r>
      <w:proofErr w:type="spellEnd"/>
      <w:r>
        <w:rPr>
          <w:color w:val="1F1F1F"/>
          <w:sz w:val="24"/>
          <w:szCs w:val="24"/>
          <w:highlight w:val="white"/>
        </w:rPr>
        <w:t xml:space="preserve"> - </w:t>
      </w:r>
      <w:proofErr w:type="spellStart"/>
      <w:r>
        <w:rPr>
          <w:color w:val="1F1F1F"/>
          <w:sz w:val="24"/>
          <w:szCs w:val="24"/>
          <w:highlight w:val="white"/>
        </w:rPr>
        <w:t>kterých</w:t>
      </w:r>
      <w:proofErr w:type="spellEnd"/>
      <w:r>
        <w:rPr>
          <w:color w:val="1F1F1F"/>
          <w:sz w:val="24"/>
          <w:szCs w:val="24"/>
          <w:highlight w:val="white"/>
        </w:rPr>
        <w:t xml:space="preserve"> je </w:t>
      </w:r>
      <w:proofErr w:type="spellStart"/>
      <w:r>
        <w:rPr>
          <w:color w:val="1F1F1F"/>
          <w:sz w:val="24"/>
          <w:szCs w:val="24"/>
          <w:highlight w:val="white"/>
        </w:rPr>
        <w:t>přes</w:t>
      </w:r>
      <w:proofErr w:type="spellEnd"/>
      <w:r>
        <w:rPr>
          <w:color w:val="1F1F1F"/>
          <w:sz w:val="24"/>
          <w:szCs w:val="24"/>
          <w:highlight w:val="white"/>
        </w:rPr>
        <w:t xml:space="preserve"> 90 </w:t>
      </w:r>
      <w:proofErr w:type="spellStart"/>
      <w:r>
        <w:rPr>
          <w:color w:val="1F1F1F"/>
          <w:sz w:val="24"/>
          <w:szCs w:val="24"/>
          <w:highlight w:val="white"/>
        </w:rPr>
        <w:t>procent</w:t>
      </w:r>
      <w:proofErr w:type="spellEnd"/>
      <w:r>
        <w:rPr>
          <w:color w:val="1F1F1F"/>
          <w:sz w:val="24"/>
          <w:szCs w:val="24"/>
          <w:highlight w:val="white"/>
        </w:rPr>
        <w:t xml:space="preserve"> fondu - </w:t>
      </w:r>
      <w:proofErr w:type="spellStart"/>
      <w:r>
        <w:rPr>
          <w:color w:val="1F1F1F"/>
          <w:sz w:val="24"/>
          <w:szCs w:val="24"/>
          <w:highlight w:val="white"/>
        </w:rPr>
        <w:t>spravuje</w:t>
      </w:r>
      <w:proofErr w:type="spellEnd"/>
      <w:r>
        <w:rPr>
          <w:color w:val="1F1F1F"/>
          <w:sz w:val="24"/>
          <w:szCs w:val="24"/>
          <w:highlight w:val="white"/>
        </w:rPr>
        <w:t xml:space="preserve"> </w:t>
      </w:r>
      <w:proofErr w:type="spellStart"/>
      <w:r>
        <w:rPr>
          <w:color w:val="1F1F1F"/>
          <w:sz w:val="24"/>
          <w:szCs w:val="24"/>
          <w:highlight w:val="white"/>
        </w:rPr>
        <w:t>každá</w:t>
      </w:r>
      <w:proofErr w:type="spellEnd"/>
      <w:r>
        <w:rPr>
          <w:color w:val="1F1F1F"/>
          <w:sz w:val="24"/>
          <w:szCs w:val="24"/>
          <w:highlight w:val="white"/>
        </w:rPr>
        <w:t xml:space="preserve"> z </w:t>
      </w:r>
      <w:proofErr w:type="spellStart"/>
      <w:r>
        <w:rPr>
          <w:color w:val="1F1F1F"/>
          <w:sz w:val="24"/>
          <w:szCs w:val="24"/>
          <w:highlight w:val="white"/>
        </w:rPr>
        <w:t>městských</w:t>
      </w:r>
      <w:proofErr w:type="spellEnd"/>
      <w:r>
        <w:rPr>
          <w:color w:val="1F1F1F"/>
          <w:sz w:val="24"/>
          <w:szCs w:val="24"/>
          <w:highlight w:val="white"/>
        </w:rPr>
        <w:t xml:space="preserve"> </w:t>
      </w:r>
      <w:proofErr w:type="spellStart"/>
      <w:r>
        <w:rPr>
          <w:color w:val="1F1F1F"/>
          <w:sz w:val="24"/>
          <w:szCs w:val="24"/>
          <w:highlight w:val="white"/>
        </w:rPr>
        <w:t>částí</w:t>
      </w:r>
      <w:proofErr w:type="spellEnd"/>
      <w:r>
        <w:rPr>
          <w:color w:val="1F1F1F"/>
          <w:sz w:val="24"/>
          <w:szCs w:val="24"/>
          <w:highlight w:val="white"/>
        </w:rPr>
        <w:t xml:space="preserve"> </w:t>
      </w:r>
      <w:proofErr w:type="spellStart"/>
      <w:r>
        <w:rPr>
          <w:color w:val="1F1F1F"/>
          <w:sz w:val="24"/>
          <w:szCs w:val="24"/>
          <w:highlight w:val="white"/>
        </w:rPr>
        <w:t>samostatně</w:t>
      </w:r>
      <w:proofErr w:type="spellEnd"/>
      <w:r>
        <w:rPr>
          <w:color w:val="1F1F1F"/>
          <w:sz w:val="24"/>
          <w:szCs w:val="24"/>
          <w:highlight w:val="white"/>
        </w:rPr>
        <w:t xml:space="preserve">. To je </w:t>
      </w:r>
      <w:proofErr w:type="spellStart"/>
      <w:r>
        <w:rPr>
          <w:color w:val="1F1F1F"/>
          <w:sz w:val="24"/>
          <w:szCs w:val="24"/>
          <w:highlight w:val="white"/>
        </w:rPr>
        <w:t>zásadní</w:t>
      </w:r>
      <w:proofErr w:type="spellEnd"/>
      <w:r>
        <w:rPr>
          <w:color w:val="1F1F1F"/>
          <w:sz w:val="24"/>
          <w:szCs w:val="24"/>
          <w:highlight w:val="white"/>
        </w:rPr>
        <w:t xml:space="preserve"> pro </w:t>
      </w:r>
      <w:proofErr w:type="spellStart"/>
      <w:r>
        <w:rPr>
          <w:color w:val="1F1F1F"/>
          <w:sz w:val="24"/>
          <w:szCs w:val="24"/>
          <w:highlight w:val="white"/>
        </w:rPr>
        <w:t>pochopení</w:t>
      </w:r>
      <w:proofErr w:type="spellEnd"/>
      <w:r>
        <w:rPr>
          <w:color w:val="1F1F1F"/>
          <w:sz w:val="24"/>
          <w:szCs w:val="24"/>
          <w:highlight w:val="white"/>
        </w:rPr>
        <w:t xml:space="preserve"> </w:t>
      </w:r>
      <w:proofErr w:type="spellStart"/>
      <w:r>
        <w:rPr>
          <w:color w:val="1F1F1F"/>
          <w:sz w:val="24"/>
          <w:szCs w:val="24"/>
          <w:highlight w:val="white"/>
        </w:rPr>
        <w:t>celého</w:t>
      </w:r>
      <w:proofErr w:type="spellEnd"/>
      <w:r>
        <w:rPr>
          <w:color w:val="1F1F1F"/>
          <w:sz w:val="24"/>
          <w:szCs w:val="24"/>
          <w:highlight w:val="white"/>
        </w:rPr>
        <w:t xml:space="preserve"> </w:t>
      </w:r>
      <w:proofErr w:type="spellStart"/>
      <w:r>
        <w:rPr>
          <w:color w:val="1F1F1F"/>
          <w:sz w:val="24"/>
          <w:szCs w:val="24"/>
          <w:highlight w:val="white"/>
        </w:rPr>
        <w:t>procesu</w:t>
      </w:r>
      <w:proofErr w:type="spellEnd"/>
      <w:r>
        <w:rPr>
          <w:color w:val="1F1F1F"/>
          <w:sz w:val="24"/>
          <w:szCs w:val="24"/>
          <w:highlight w:val="white"/>
        </w:rPr>
        <w:t xml:space="preserve">: </w:t>
      </w:r>
      <w:proofErr w:type="spellStart"/>
      <w:r>
        <w:rPr>
          <w:color w:val="1F1F1F"/>
          <w:sz w:val="24"/>
          <w:szCs w:val="24"/>
          <w:highlight w:val="white"/>
        </w:rPr>
        <w:t>každá</w:t>
      </w:r>
      <w:proofErr w:type="spellEnd"/>
      <w:r>
        <w:rPr>
          <w:color w:val="1F1F1F"/>
          <w:sz w:val="24"/>
          <w:szCs w:val="24"/>
          <w:highlight w:val="white"/>
        </w:rPr>
        <w:t xml:space="preserve"> </w:t>
      </w:r>
      <w:proofErr w:type="spellStart"/>
      <w:r>
        <w:rPr>
          <w:color w:val="1F1F1F"/>
          <w:sz w:val="24"/>
          <w:szCs w:val="24"/>
          <w:highlight w:val="white"/>
        </w:rPr>
        <w:t>městská</w:t>
      </w:r>
      <w:proofErr w:type="spellEnd"/>
      <w:r>
        <w:rPr>
          <w:color w:val="1F1F1F"/>
          <w:sz w:val="24"/>
          <w:szCs w:val="24"/>
          <w:highlight w:val="white"/>
        </w:rPr>
        <w:t xml:space="preserve"> </w:t>
      </w:r>
      <w:proofErr w:type="spellStart"/>
      <w:r>
        <w:rPr>
          <w:color w:val="1F1F1F"/>
          <w:sz w:val="24"/>
          <w:szCs w:val="24"/>
          <w:highlight w:val="white"/>
        </w:rPr>
        <w:t>část</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w:t>
      </w:r>
      <w:proofErr w:type="spellStart"/>
      <w:r>
        <w:rPr>
          <w:color w:val="1F1F1F"/>
          <w:sz w:val="24"/>
          <w:szCs w:val="24"/>
          <w:highlight w:val="white"/>
        </w:rPr>
        <w:t>schvaluje</w:t>
      </w:r>
      <w:proofErr w:type="spellEnd"/>
      <w:r>
        <w:rPr>
          <w:color w:val="1F1F1F"/>
          <w:sz w:val="24"/>
          <w:szCs w:val="24"/>
          <w:highlight w:val="white"/>
        </w:rPr>
        <w:t xml:space="preserve"> </w:t>
      </w:r>
      <w:proofErr w:type="spellStart"/>
      <w:r>
        <w:rPr>
          <w:color w:val="1F1F1F"/>
          <w:sz w:val="24"/>
          <w:szCs w:val="24"/>
          <w:highlight w:val="white"/>
        </w:rPr>
        <w:t>vlastní</w:t>
      </w:r>
      <w:proofErr w:type="spellEnd"/>
      <w:r>
        <w:rPr>
          <w:color w:val="1F1F1F"/>
          <w:sz w:val="24"/>
          <w:szCs w:val="24"/>
          <w:highlight w:val="white"/>
        </w:rPr>
        <w:t xml:space="preserve"> </w:t>
      </w:r>
      <w:proofErr w:type="spellStart"/>
      <w:r>
        <w:rPr>
          <w:color w:val="1F1F1F"/>
          <w:sz w:val="24"/>
          <w:szCs w:val="24"/>
          <w:highlight w:val="white"/>
        </w:rPr>
        <w:t>bodovací</w:t>
      </w:r>
      <w:proofErr w:type="spellEnd"/>
      <w:r>
        <w:rPr>
          <w:color w:val="1F1F1F"/>
          <w:sz w:val="24"/>
          <w:szCs w:val="24"/>
          <w:highlight w:val="white"/>
        </w:rPr>
        <w:t xml:space="preserve"> </w:t>
      </w:r>
      <w:proofErr w:type="spellStart"/>
      <w:r>
        <w:rPr>
          <w:color w:val="1F1F1F"/>
          <w:sz w:val="24"/>
          <w:szCs w:val="24"/>
          <w:highlight w:val="white"/>
        </w:rPr>
        <w:t>kritéria</w:t>
      </w:r>
      <w:proofErr w:type="spellEnd"/>
      <w:r>
        <w:rPr>
          <w:color w:val="1F1F1F"/>
          <w:sz w:val="24"/>
          <w:szCs w:val="24"/>
          <w:highlight w:val="white"/>
        </w:rPr>
        <w:t xml:space="preserve">, </w:t>
      </w:r>
      <w:proofErr w:type="spellStart"/>
      <w:r>
        <w:rPr>
          <w:color w:val="1F1F1F"/>
          <w:sz w:val="24"/>
          <w:szCs w:val="24"/>
          <w:highlight w:val="white"/>
        </w:rPr>
        <w:t>vlastní</w:t>
      </w:r>
      <w:proofErr w:type="spellEnd"/>
      <w:r>
        <w:rPr>
          <w:color w:val="1F1F1F"/>
          <w:sz w:val="24"/>
          <w:szCs w:val="24"/>
          <w:highlight w:val="white"/>
        </w:rPr>
        <w:t xml:space="preserve"> </w:t>
      </w:r>
      <w:proofErr w:type="spellStart"/>
      <w:r>
        <w:rPr>
          <w:color w:val="1F1F1F"/>
          <w:sz w:val="24"/>
          <w:szCs w:val="24"/>
          <w:highlight w:val="white"/>
        </w:rPr>
        <w:t>pořadník</w:t>
      </w:r>
      <w:proofErr w:type="spellEnd"/>
      <w:r>
        <w:rPr>
          <w:color w:val="1F1F1F"/>
          <w:sz w:val="24"/>
          <w:szCs w:val="24"/>
          <w:highlight w:val="white"/>
        </w:rPr>
        <w:t xml:space="preserve"> a </w:t>
      </w:r>
      <w:proofErr w:type="spellStart"/>
      <w:r>
        <w:rPr>
          <w:color w:val="1F1F1F"/>
          <w:sz w:val="24"/>
          <w:szCs w:val="24"/>
          <w:highlight w:val="white"/>
        </w:rPr>
        <w:t>vlastní</w:t>
      </w:r>
      <w:proofErr w:type="spellEnd"/>
      <w:r>
        <w:rPr>
          <w:color w:val="1F1F1F"/>
          <w:sz w:val="24"/>
          <w:szCs w:val="24"/>
          <w:highlight w:val="white"/>
        </w:rPr>
        <w:t xml:space="preserve"> </w:t>
      </w:r>
      <w:proofErr w:type="spellStart"/>
      <w:r>
        <w:rPr>
          <w:color w:val="1F1F1F"/>
          <w:sz w:val="24"/>
          <w:szCs w:val="24"/>
          <w:highlight w:val="white"/>
        </w:rPr>
        <w:t>postup</w:t>
      </w:r>
      <w:proofErr w:type="spellEnd"/>
      <w:r>
        <w:rPr>
          <w:color w:val="1F1F1F"/>
          <w:sz w:val="24"/>
          <w:szCs w:val="24"/>
          <w:highlight w:val="white"/>
        </w:rPr>
        <w:t xml:space="preserve">, jak </w:t>
      </w:r>
      <w:proofErr w:type="spellStart"/>
      <w:r>
        <w:rPr>
          <w:color w:val="1F1F1F"/>
          <w:sz w:val="24"/>
          <w:szCs w:val="24"/>
          <w:highlight w:val="white"/>
        </w:rPr>
        <w:t>byty</w:t>
      </w:r>
      <w:proofErr w:type="spellEnd"/>
      <w:r>
        <w:rPr>
          <w:color w:val="1F1F1F"/>
          <w:sz w:val="24"/>
          <w:szCs w:val="24"/>
          <w:highlight w:val="white"/>
        </w:rPr>
        <w:t xml:space="preserve"> </w:t>
      </w:r>
      <w:proofErr w:type="spellStart"/>
      <w:r>
        <w:rPr>
          <w:color w:val="1F1F1F"/>
          <w:sz w:val="24"/>
          <w:szCs w:val="24"/>
          <w:highlight w:val="white"/>
        </w:rPr>
        <w:t>přiděluje</w:t>
      </w:r>
      <w:proofErr w:type="spellEnd"/>
      <w:r w:rsidR="007C0671">
        <w:rPr>
          <w:color w:val="1F1F1F"/>
          <w:sz w:val="24"/>
          <w:szCs w:val="24"/>
          <w:highlight w:val="white"/>
        </w:rPr>
        <w:t xml:space="preserve"> </w:t>
      </w:r>
      <w:r w:rsidR="007C0671" w:rsidRPr="007C0671">
        <w:rPr>
          <w:color w:val="1F1F1F"/>
          <w:sz w:val="24"/>
          <w:szCs w:val="24"/>
          <w:highlight w:val="yellow"/>
        </w:rPr>
        <w:t>[</w:t>
      </w:r>
      <w:proofErr w:type="spellStart"/>
      <w:r w:rsidR="007C0671" w:rsidRPr="007C0671">
        <w:rPr>
          <w:color w:val="1F1F1F"/>
          <w:sz w:val="24"/>
          <w:szCs w:val="24"/>
          <w:highlight w:val="yellow"/>
        </w:rPr>
        <w:t>přesněji</w:t>
      </w:r>
      <w:proofErr w:type="spellEnd"/>
      <w:r w:rsidR="007C0671" w:rsidRPr="007C0671">
        <w:rPr>
          <w:color w:val="1F1F1F"/>
          <w:sz w:val="24"/>
          <w:szCs w:val="24"/>
          <w:highlight w:val="yellow"/>
        </w:rPr>
        <w:t xml:space="preserve">: </w:t>
      </w:r>
      <w:proofErr w:type="spellStart"/>
      <w:r w:rsidR="007C0671" w:rsidRPr="007C0671">
        <w:rPr>
          <w:color w:val="1F1F1F"/>
          <w:sz w:val="24"/>
          <w:szCs w:val="24"/>
          <w:highlight w:val="yellow"/>
        </w:rPr>
        <w:t>pronajímá</w:t>
      </w:r>
      <w:proofErr w:type="spellEnd"/>
      <w:r w:rsidR="007C0671" w:rsidRPr="007C0671">
        <w:rPr>
          <w:color w:val="1F1F1F"/>
          <w:sz w:val="24"/>
          <w:szCs w:val="24"/>
          <w:highlight w:val="yellow"/>
        </w:rPr>
        <w:t>]</w:t>
      </w:r>
      <w:r>
        <w:rPr>
          <w:color w:val="1F1F1F"/>
          <w:sz w:val="24"/>
          <w:szCs w:val="24"/>
          <w:highlight w:val="white"/>
        </w:rPr>
        <w:t xml:space="preserve">. </w:t>
      </w:r>
      <w:proofErr w:type="spellStart"/>
      <w:r>
        <w:rPr>
          <w:color w:val="1F1F1F"/>
          <w:sz w:val="24"/>
          <w:szCs w:val="24"/>
          <w:highlight w:val="white"/>
        </w:rPr>
        <w:t>Existuje</w:t>
      </w:r>
      <w:proofErr w:type="spellEnd"/>
      <w:r>
        <w:rPr>
          <w:color w:val="1F1F1F"/>
          <w:sz w:val="24"/>
          <w:szCs w:val="24"/>
          <w:highlight w:val="white"/>
        </w:rPr>
        <w:t xml:space="preserve"> </w:t>
      </w:r>
      <w:proofErr w:type="spellStart"/>
      <w:r>
        <w:rPr>
          <w:color w:val="1F1F1F"/>
          <w:sz w:val="24"/>
          <w:szCs w:val="24"/>
          <w:highlight w:val="white"/>
        </w:rPr>
        <w:t>sice</w:t>
      </w:r>
      <w:proofErr w:type="spellEnd"/>
      <w:r>
        <w:rPr>
          <w:color w:val="1F1F1F"/>
          <w:sz w:val="24"/>
          <w:szCs w:val="24"/>
          <w:highlight w:val="white"/>
        </w:rPr>
        <w:t xml:space="preserve"> </w:t>
      </w:r>
      <w:proofErr w:type="spellStart"/>
      <w:r>
        <w:rPr>
          <w:color w:val="1F1F1F"/>
          <w:sz w:val="24"/>
          <w:szCs w:val="24"/>
          <w:highlight w:val="white"/>
        </w:rPr>
        <w:t>společný</w:t>
      </w:r>
      <w:proofErr w:type="spellEnd"/>
      <w:r>
        <w:rPr>
          <w:color w:val="1F1F1F"/>
          <w:sz w:val="24"/>
          <w:szCs w:val="24"/>
          <w:highlight w:val="white"/>
        </w:rPr>
        <w:t xml:space="preserve"> </w:t>
      </w:r>
      <w:proofErr w:type="spellStart"/>
      <w:r>
        <w:rPr>
          <w:color w:val="1F1F1F"/>
          <w:sz w:val="24"/>
          <w:szCs w:val="24"/>
          <w:highlight w:val="white"/>
        </w:rPr>
        <w:t>rámec</w:t>
      </w:r>
      <w:proofErr w:type="spellEnd"/>
      <w:r>
        <w:rPr>
          <w:color w:val="1F1F1F"/>
          <w:sz w:val="24"/>
          <w:szCs w:val="24"/>
          <w:highlight w:val="white"/>
        </w:rPr>
        <w:t xml:space="preserve"> </w:t>
      </w:r>
      <w:proofErr w:type="spellStart"/>
      <w:r>
        <w:rPr>
          <w:color w:val="1F1F1F"/>
          <w:sz w:val="24"/>
          <w:szCs w:val="24"/>
          <w:highlight w:val="white"/>
        </w:rPr>
        <w:t>daný</w:t>
      </w:r>
      <w:proofErr w:type="spellEnd"/>
      <w:r>
        <w:rPr>
          <w:color w:val="1F1F1F"/>
          <w:sz w:val="24"/>
          <w:szCs w:val="24"/>
          <w:highlight w:val="white"/>
        </w:rPr>
        <w:t xml:space="preserve"> „</w:t>
      </w:r>
      <w:proofErr w:type="spellStart"/>
      <w:r>
        <w:rPr>
          <w:color w:val="1F1F1F"/>
          <w:sz w:val="24"/>
          <w:szCs w:val="24"/>
          <w:highlight w:val="white"/>
        </w:rPr>
        <w:t>Pravidly</w:t>
      </w:r>
      <w:proofErr w:type="spellEnd"/>
      <w:r>
        <w:rPr>
          <w:color w:val="1F1F1F"/>
          <w:sz w:val="24"/>
          <w:szCs w:val="24"/>
          <w:highlight w:val="white"/>
        </w:rPr>
        <w:t xml:space="preserve"> </w:t>
      </w:r>
      <w:proofErr w:type="spellStart"/>
      <w:r>
        <w:rPr>
          <w:color w:val="1F1F1F"/>
          <w:sz w:val="24"/>
          <w:szCs w:val="24"/>
          <w:highlight w:val="white"/>
        </w:rPr>
        <w:t>pronájmu</w:t>
      </w:r>
      <w:proofErr w:type="spellEnd"/>
      <w:r>
        <w:rPr>
          <w:color w:val="1F1F1F"/>
          <w:sz w:val="24"/>
          <w:szCs w:val="24"/>
          <w:highlight w:val="white"/>
        </w:rPr>
        <w:t xml:space="preserve"> </w:t>
      </w:r>
      <w:proofErr w:type="spellStart"/>
      <w:r>
        <w:rPr>
          <w:color w:val="1F1F1F"/>
          <w:sz w:val="24"/>
          <w:szCs w:val="24"/>
          <w:highlight w:val="white"/>
        </w:rPr>
        <w:t>bytů</w:t>
      </w:r>
      <w:proofErr w:type="spellEnd"/>
      <w:r>
        <w:rPr>
          <w:color w:val="1F1F1F"/>
          <w:sz w:val="24"/>
          <w:szCs w:val="24"/>
          <w:highlight w:val="white"/>
        </w:rPr>
        <w:t xml:space="preserve"> v </w:t>
      </w:r>
      <w:proofErr w:type="spellStart"/>
      <w:r>
        <w:rPr>
          <w:color w:val="1F1F1F"/>
          <w:sz w:val="24"/>
          <w:szCs w:val="24"/>
          <w:highlight w:val="white"/>
        </w:rPr>
        <w:t>domech</w:t>
      </w:r>
      <w:proofErr w:type="spellEnd"/>
      <w:r>
        <w:rPr>
          <w:color w:val="1F1F1F"/>
          <w:sz w:val="24"/>
          <w:szCs w:val="24"/>
          <w:highlight w:val="white"/>
        </w:rPr>
        <w:t xml:space="preserve"> v </w:t>
      </w:r>
      <w:proofErr w:type="spellStart"/>
      <w:r>
        <w:rPr>
          <w:color w:val="1F1F1F"/>
          <w:sz w:val="24"/>
          <w:szCs w:val="24"/>
          <w:highlight w:val="white"/>
        </w:rPr>
        <w:t>majetku</w:t>
      </w:r>
      <w:proofErr w:type="spellEnd"/>
      <w:r>
        <w:rPr>
          <w:color w:val="1F1F1F"/>
          <w:sz w:val="24"/>
          <w:szCs w:val="24"/>
          <w:highlight w:val="white"/>
        </w:rPr>
        <w:t xml:space="preserve"> </w:t>
      </w:r>
      <w:proofErr w:type="spellStart"/>
      <w:r>
        <w:rPr>
          <w:color w:val="1F1F1F"/>
          <w:sz w:val="24"/>
          <w:szCs w:val="24"/>
          <w:highlight w:val="white"/>
        </w:rPr>
        <w:t>statutárního</w:t>
      </w:r>
      <w:proofErr w:type="spellEnd"/>
      <w:r>
        <w:rPr>
          <w:color w:val="1F1F1F"/>
          <w:sz w:val="24"/>
          <w:szCs w:val="24"/>
          <w:highlight w:val="white"/>
        </w:rPr>
        <w:t xml:space="preserve"> města Brna", ale </w:t>
      </w:r>
      <w:proofErr w:type="spellStart"/>
      <w:r>
        <w:rPr>
          <w:color w:val="1F1F1F"/>
          <w:sz w:val="24"/>
          <w:szCs w:val="24"/>
          <w:highlight w:val="white"/>
        </w:rPr>
        <w:t>detaily</w:t>
      </w:r>
      <w:proofErr w:type="spellEnd"/>
      <w:r>
        <w:rPr>
          <w:color w:val="1F1F1F"/>
          <w:sz w:val="24"/>
          <w:szCs w:val="24"/>
          <w:highlight w:val="white"/>
        </w:rPr>
        <w:t xml:space="preserve"> se </w:t>
      </w:r>
      <w:proofErr w:type="spellStart"/>
      <w:r>
        <w:rPr>
          <w:color w:val="1F1F1F"/>
          <w:sz w:val="24"/>
          <w:szCs w:val="24"/>
          <w:highlight w:val="white"/>
        </w:rPr>
        <w:t>část</w:t>
      </w:r>
      <w:proofErr w:type="spellEnd"/>
      <w:r>
        <w:rPr>
          <w:color w:val="1F1F1F"/>
          <w:sz w:val="24"/>
          <w:szCs w:val="24"/>
          <w:highlight w:val="white"/>
        </w:rPr>
        <w:t xml:space="preserve"> od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liší</w:t>
      </w:r>
      <w:proofErr w:type="spellEnd"/>
      <w:r>
        <w:rPr>
          <w:color w:val="1F1F1F"/>
          <w:sz w:val="24"/>
          <w:szCs w:val="24"/>
          <w:highlight w:val="white"/>
        </w:rPr>
        <w:t>.</w:t>
      </w:r>
    </w:p>
    <w:p w14:paraId="1B84F870" w14:textId="77777777" w:rsidR="00F35B07" w:rsidRDefault="00000000">
      <w:pPr>
        <w:spacing w:before="240" w:after="240"/>
        <w:rPr>
          <w:color w:val="1F1F1F"/>
          <w:sz w:val="24"/>
          <w:szCs w:val="24"/>
          <w:highlight w:val="white"/>
        </w:rPr>
      </w:pPr>
      <w:r>
        <w:rPr>
          <w:color w:val="1F1F1F"/>
          <w:sz w:val="24"/>
          <w:szCs w:val="24"/>
          <w:highlight w:val="white"/>
        </w:rPr>
        <w:t xml:space="preserve">Pro </w:t>
      </w:r>
      <w:proofErr w:type="spellStart"/>
      <w:r>
        <w:rPr>
          <w:color w:val="1F1F1F"/>
          <w:sz w:val="24"/>
          <w:szCs w:val="24"/>
          <w:highlight w:val="white"/>
        </w:rPr>
        <w:t>vás</w:t>
      </w:r>
      <w:proofErr w:type="spellEnd"/>
      <w:r>
        <w:rPr>
          <w:color w:val="1F1F1F"/>
          <w:sz w:val="24"/>
          <w:szCs w:val="24"/>
          <w:highlight w:val="white"/>
        </w:rPr>
        <w:t xml:space="preserve"> z toho </w:t>
      </w:r>
      <w:proofErr w:type="spellStart"/>
      <w:r>
        <w:rPr>
          <w:color w:val="1F1F1F"/>
          <w:sz w:val="24"/>
          <w:szCs w:val="24"/>
          <w:highlight w:val="white"/>
        </w:rPr>
        <w:t>plynou</w:t>
      </w:r>
      <w:proofErr w:type="spellEnd"/>
      <w:r>
        <w:rPr>
          <w:color w:val="1F1F1F"/>
          <w:sz w:val="24"/>
          <w:szCs w:val="24"/>
          <w:highlight w:val="white"/>
        </w:rPr>
        <w:t xml:space="preserve"> </w:t>
      </w:r>
      <w:proofErr w:type="spellStart"/>
      <w:r>
        <w:rPr>
          <w:color w:val="1F1F1F"/>
          <w:sz w:val="24"/>
          <w:szCs w:val="24"/>
          <w:highlight w:val="white"/>
        </w:rPr>
        <w:t>dva</w:t>
      </w:r>
      <w:proofErr w:type="spellEnd"/>
      <w:r>
        <w:rPr>
          <w:color w:val="1F1F1F"/>
          <w:sz w:val="24"/>
          <w:szCs w:val="24"/>
          <w:highlight w:val="white"/>
        </w:rPr>
        <w:t xml:space="preserve"> </w:t>
      </w:r>
      <w:proofErr w:type="spellStart"/>
      <w:r>
        <w:rPr>
          <w:color w:val="1F1F1F"/>
          <w:sz w:val="24"/>
          <w:szCs w:val="24"/>
          <w:highlight w:val="white"/>
        </w:rPr>
        <w:t>praktické</w:t>
      </w:r>
      <w:proofErr w:type="spellEnd"/>
      <w:r>
        <w:rPr>
          <w:color w:val="1F1F1F"/>
          <w:sz w:val="24"/>
          <w:szCs w:val="24"/>
          <w:highlight w:val="white"/>
        </w:rPr>
        <w:t xml:space="preserve"> </w:t>
      </w:r>
      <w:proofErr w:type="spellStart"/>
      <w:r>
        <w:rPr>
          <w:color w:val="1F1F1F"/>
          <w:sz w:val="24"/>
          <w:szCs w:val="24"/>
          <w:highlight w:val="white"/>
        </w:rPr>
        <w:t>důsledky</w:t>
      </w:r>
      <w:proofErr w:type="spellEnd"/>
      <w:r>
        <w:rPr>
          <w:color w:val="1F1F1F"/>
          <w:sz w:val="24"/>
          <w:szCs w:val="24"/>
          <w:highlight w:val="white"/>
        </w:rPr>
        <w:t xml:space="preserve">. </w:t>
      </w:r>
      <w:proofErr w:type="spellStart"/>
      <w:r>
        <w:rPr>
          <w:color w:val="1F1F1F"/>
          <w:sz w:val="24"/>
          <w:szCs w:val="24"/>
          <w:highlight w:val="white"/>
        </w:rPr>
        <w:t>Pravidla</w:t>
      </w:r>
      <w:proofErr w:type="spellEnd"/>
      <w:r>
        <w:rPr>
          <w:color w:val="1F1F1F"/>
          <w:sz w:val="24"/>
          <w:szCs w:val="24"/>
          <w:highlight w:val="white"/>
        </w:rPr>
        <w:t xml:space="preserve">, </w:t>
      </w:r>
      <w:proofErr w:type="spellStart"/>
      <w:r>
        <w:rPr>
          <w:color w:val="1F1F1F"/>
          <w:sz w:val="24"/>
          <w:szCs w:val="24"/>
          <w:highlight w:val="white"/>
        </w:rPr>
        <w:t>podle</w:t>
      </w:r>
      <w:proofErr w:type="spellEnd"/>
      <w:r>
        <w:rPr>
          <w:color w:val="1F1F1F"/>
          <w:sz w:val="24"/>
          <w:szCs w:val="24"/>
          <w:highlight w:val="white"/>
        </w:rPr>
        <w:t xml:space="preserve"> </w:t>
      </w:r>
      <w:proofErr w:type="spellStart"/>
      <w:r>
        <w:rPr>
          <w:color w:val="1F1F1F"/>
          <w:sz w:val="24"/>
          <w:szCs w:val="24"/>
          <w:highlight w:val="white"/>
        </w:rPr>
        <w:t>kterých</w:t>
      </w:r>
      <w:proofErr w:type="spellEnd"/>
      <w:r>
        <w:rPr>
          <w:color w:val="1F1F1F"/>
          <w:sz w:val="24"/>
          <w:szCs w:val="24"/>
          <w:highlight w:val="white"/>
        </w:rPr>
        <w:t xml:space="preserve"> </w:t>
      </w:r>
      <w:proofErr w:type="spellStart"/>
      <w:r>
        <w:rPr>
          <w:color w:val="1F1F1F"/>
          <w:sz w:val="24"/>
          <w:szCs w:val="24"/>
          <w:highlight w:val="white"/>
        </w:rPr>
        <w:t>vás</w:t>
      </w:r>
      <w:proofErr w:type="spellEnd"/>
      <w:r>
        <w:rPr>
          <w:color w:val="1F1F1F"/>
          <w:sz w:val="24"/>
          <w:szCs w:val="24"/>
          <w:highlight w:val="white"/>
        </w:rPr>
        <w:t xml:space="preserve"> </w:t>
      </w:r>
      <w:proofErr w:type="spellStart"/>
      <w:r>
        <w:rPr>
          <w:color w:val="1F1F1F"/>
          <w:sz w:val="24"/>
          <w:szCs w:val="24"/>
          <w:highlight w:val="white"/>
        </w:rPr>
        <w:t>budou</w:t>
      </w:r>
      <w:proofErr w:type="spellEnd"/>
      <w:r>
        <w:rPr>
          <w:color w:val="1F1F1F"/>
          <w:sz w:val="24"/>
          <w:szCs w:val="24"/>
          <w:highlight w:val="white"/>
        </w:rPr>
        <w:t xml:space="preserve"> </w:t>
      </w:r>
      <w:proofErr w:type="spellStart"/>
      <w:r>
        <w:rPr>
          <w:color w:val="1F1F1F"/>
          <w:sz w:val="24"/>
          <w:szCs w:val="24"/>
          <w:highlight w:val="white"/>
        </w:rPr>
        <w:t>bodovat</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w:t>
      </w:r>
      <w:proofErr w:type="spellStart"/>
      <w:r>
        <w:rPr>
          <w:color w:val="1F1F1F"/>
          <w:sz w:val="24"/>
          <w:szCs w:val="24"/>
          <w:highlight w:val="white"/>
        </w:rPr>
        <w:t>musíte</w:t>
      </w:r>
      <w:proofErr w:type="spellEnd"/>
      <w:r>
        <w:rPr>
          <w:color w:val="1F1F1F"/>
          <w:sz w:val="24"/>
          <w:szCs w:val="24"/>
          <w:highlight w:val="white"/>
        </w:rPr>
        <w:t xml:space="preserve"> </w:t>
      </w:r>
      <w:proofErr w:type="spellStart"/>
      <w:r>
        <w:rPr>
          <w:color w:val="1F1F1F"/>
          <w:sz w:val="24"/>
          <w:szCs w:val="24"/>
          <w:highlight w:val="white"/>
        </w:rPr>
        <w:t>nastudovat</w:t>
      </w:r>
      <w:proofErr w:type="spellEnd"/>
      <w:r>
        <w:rPr>
          <w:color w:val="1F1F1F"/>
          <w:sz w:val="24"/>
          <w:szCs w:val="24"/>
          <w:highlight w:val="white"/>
        </w:rPr>
        <w:t xml:space="preserve"> </w:t>
      </w:r>
      <w:proofErr w:type="spellStart"/>
      <w:r>
        <w:rPr>
          <w:color w:val="1F1F1F"/>
          <w:sz w:val="24"/>
          <w:szCs w:val="24"/>
          <w:highlight w:val="white"/>
        </w:rPr>
        <w:t>zvlášť</w:t>
      </w:r>
      <w:proofErr w:type="spellEnd"/>
      <w:r>
        <w:rPr>
          <w:color w:val="1F1F1F"/>
          <w:sz w:val="24"/>
          <w:szCs w:val="24"/>
          <w:highlight w:val="white"/>
        </w:rPr>
        <w:t xml:space="preserve"> pro </w:t>
      </w:r>
      <w:proofErr w:type="spellStart"/>
      <w:r>
        <w:rPr>
          <w:color w:val="1F1F1F"/>
          <w:sz w:val="24"/>
          <w:szCs w:val="24"/>
          <w:highlight w:val="white"/>
        </w:rPr>
        <w:t>každou</w:t>
      </w:r>
      <w:proofErr w:type="spellEnd"/>
      <w:r>
        <w:rPr>
          <w:color w:val="1F1F1F"/>
          <w:sz w:val="24"/>
          <w:szCs w:val="24"/>
          <w:highlight w:val="white"/>
        </w:rPr>
        <w:t xml:space="preserve"> </w:t>
      </w:r>
      <w:proofErr w:type="spellStart"/>
      <w:r>
        <w:rPr>
          <w:color w:val="1F1F1F"/>
          <w:sz w:val="24"/>
          <w:szCs w:val="24"/>
          <w:highlight w:val="white"/>
        </w:rPr>
        <w:t>část</w:t>
      </w:r>
      <w:proofErr w:type="spellEnd"/>
      <w:r>
        <w:rPr>
          <w:color w:val="1F1F1F"/>
          <w:sz w:val="24"/>
          <w:szCs w:val="24"/>
          <w:highlight w:val="white"/>
        </w:rPr>
        <w:t xml:space="preserve">, </w:t>
      </w:r>
      <w:proofErr w:type="spellStart"/>
      <w:r>
        <w:rPr>
          <w:color w:val="1F1F1F"/>
          <w:sz w:val="24"/>
          <w:szCs w:val="24"/>
          <w:highlight w:val="white"/>
        </w:rPr>
        <w:t>kde</w:t>
      </w:r>
      <w:proofErr w:type="spellEnd"/>
      <w:r>
        <w:rPr>
          <w:color w:val="1F1F1F"/>
          <w:sz w:val="24"/>
          <w:szCs w:val="24"/>
          <w:highlight w:val="white"/>
        </w:rPr>
        <w:t xml:space="preserve"> </w:t>
      </w:r>
      <w:proofErr w:type="spellStart"/>
      <w:r>
        <w:rPr>
          <w:color w:val="1F1F1F"/>
          <w:sz w:val="24"/>
          <w:szCs w:val="24"/>
          <w:highlight w:val="white"/>
        </w:rPr>
        <w:t>chcete</w:t>
      </w:r>
      <w:proofErr w:type="spellEnd"/>
      <w:r>
        <w:rPr>
          <w:color w:val="1F1F1F"/>
          <w:sz w:val="24"/>
          <w:szCs w:val="24"/>
          <w:highlight w:val="white"/>
        </w:rPr>
        <w:t xml:space="preserve"> </w:t>
      </w:r>
      <w:proofErr w:type="spellStart"/>
      <w:r>
        <w:rPr>
          <w:color w:val="1F1F1F"/>
          <w:sz w:val="24"/>
          <w:szCs w:val="24"/>
          <w:highlight w:val="white"/>
        </w:rPr>
        <w:t>bydlet</w:t>
      </w:r>
      <w:proofErr w:type="spellEnd"/>
      <w:r>
        <w:rPr>
          <w:color w:val="1F1F1F"/>
          <w:sz w:val="24"/>
          <w:szCs w:val="24"/>
          <w:highlight w:val="white"/>
        </w:rPr>
        <w:t xml:space="preserve"> - </w:t>
      </w:r>
      <w:proofErr w:type="spellStart"/>
      <w:r>
        <w:rPr>
          <w:color w:val="1F1F1F"/>
          <w:sz w:val="24"/>
          <w:szCs w:val="24"/>
          <w:highlight w:val="white"/>
        </w:rPr>
        <w:t>odkazy</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ně</w:t>
      </w:r>
      <w:proofErr w:type="spellEnd"/>
      <w:r>
        <w:rPr>
          <w:color w:val="1F1F1F"/>
          <w:sz w:val="24"/>
          <w:szCs w:val="24"/>
          <w:highlight w:val="white"/>
        </w:rPr>
        <w:t xml:space="preserve"> </w:t>
      </w:r>
      <w:proofErr w:type="spellStart"/>
      <w:r>
        <w:rPr>
          <w:color w:val="1F1F1F"/>
          <w:sz w:val="24"/>
          <w:szCs w:val="24"/>
          <w:highlight w:val="white"/>
        </w:rPr>
        <w:t>najdete</w:t>
      </w:r>
      <w:proofErr w:type="spellEnd"/>
      <w:r>
        <w:rPr>
          <w:color w:val="1F1F1F"/>
          <w:sz w:val="24"/>
          <w:szCs w:val="24"/>
          <w:highlight w:val="white"/>
        </w:rPr>
        <w:t xml:space="preserve"> v </w:t>
      </w:r>
      <w:proofErr w:type="spellStart"/>
      <w:r>
        <w:rPr>
          <w:color w:val="1F1F1F"/>
          <w:sz w:val="24"/>
          <w:szCs w:val="24"/>
          <w:highlight w:val="white"/>
        </w:rPr>
        <w:t>seznamu</w:t>
      </w:r>
      <w:proofErr w:type="spellEnd"/>
      <w:r>
        <w:rPr>
          <w:color w:val="1F1F1F"/>
          <w:sz w:val="24"/>
          <w:szCs w:val="24"/>
          <w:highlight w:val="white"/>
        </w:rPr>
        <w:t xml:space="preserve"> </w:t>
      </w:r>
      <w:proofErr w:type="spellStart"/>
      <w:r>
        <w:rPr>
          <w:color w:val="1F1F1F"/>
          <w:sz w:val="24"/>
          <w:szCs w:val="24"/>
          <w:highlight w:val="white"/>
        </w:rPr>
        <w:t>městských</w:t>
      </w:r>
      <w:proofErr w:type="spellEnd"/>
      <w:r>
        <w:rPr>
          <w:color w:val="1F1F1F"/>
          <w:sz w:val="24"/>
          <w:szCs w:val="24"/>
          <w:highlight w:val="white"/>
        </w:rPr>
        <w:t xml:space="preserve"> </w:t>
      </w:r>
      <w:proofErr w:type="spellStart"/>
      <w:r>
        <w:rPr>
          <w:color w:val="1F1F1F"/>
          <w:sz w:val="24"/>
          <w:szCs w:val="24"/>
          <w:highlight w:val="white"/>
        </w:rPr>
        <w:t>částí</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konci</w:t>
      </w:r>
      <w:proofErr w:type="spellEnd"/>
      <w:r>
        <w:rPr>
          <w:color w:val="1F1F1F"/>
          <w:sz w:val="24"/>
          <w:szCs w:val="24"/>
          <w:highlight w:val="white"/>
        </w:rPr>
        <w:t xml:space="preserve"> </w:t>
      </w:r>
      <w:proofErr w:type="spellStart"/>
      <w:r>
        <w:rPr>
          <w:color w:val="1F1F1F"/>
          <w:sz w:val="24"/>
          <w:szCs w:val="24"/>
          <w:highlight w:val="white"/>
        </w:rPr>
        <w:t>příručky</w:t>
      </w:r>
      <w:proofErr w:type="spellEnd"/>
      <w:r>
        <w:rPr>
          <w:color w:val="1F1F1F"/>
          <w:sz w:val="24"/>
          <w:szCs w:val="24"/>
          <w:highlight w:val="white"/>
        </w:rPr>
        <w:t xml:space="preserve">. A </w:t>
      </w:r>
      <w:proofErr w:type="spellStart"/>
      <w:r>
        <w:rPr>
          <w:color w:val="1F1F1F"/>
          <w:sz w:val="24"/>
          <w:szCs w:val="24"/>
          <w:highlight w:val="white"/>
        </w:rPr>
        <w:t>pozor</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to, </w:t>
      </w:r>
      <w:proofErr w:type="spellStart"/>
      <w:r>
        <w:rPr>
          <w:color w:val="1F1F1F"/>
          <w:sz w:val="24"/>
          <w:szCs w:val="24"/>
          <w:highlight w:val="white"/>
        </w:rPr>
        <w:t>že</w:t>
      </w:r>
      <w:proofErr w:type="spellEnd"/>
      <w:r>
        <w:rPr>
          <w:color w:val="1F1F1F"/>
          <w:sz w:val="24"/>
          <w:szCs w:val="24"/>
          <w:highlight w:val="white"/>
        </w:rPr>
        <w:t xml:space="preserve"> </w:t>
      </w:r>
      <w:proofErr w:type="spellStart"/>
      <w:r>
        <w:rPr>
          <w:color w:val="1F1F1F"/>
          <w:sz w:val="24"/>
          <w:szCs w:val="24"/>
          <w:highlight w:val="white"/>
        </w:rPr>
        <w:t>městské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přidělují</w:t>
      </w:r>
      <w:proofErr w:type="spellEnd"/>
      <w:r>
        <w:rPr>
          <w:color w:val="1F1F1F"/>
          <w:sz w:val="24"/>
          <w:szCs w:val="24"/>
          <w:highlight w:val="white"/>
        </w:rPr>
        <w:t xml:space="preserve"> </w:t>
      </w:r>
      <w:proofErr w:type="spellStart"/>
      <w:r>
        <w:rPr>
          <w:color w:val="1F1F1F"/>
          <w:sz w:val="24"/>
          <w:szCs w:val="24"/>
          <w:highlight w:val="white"/>
        </w:rPr>
        <w:t>byty</w:t>
      </w:r>
      <w:proofErr w:type="spellEnd"/>
      <w:r>
        <w:rPr>
          <w:color w:val="1F1F1F"/>
          <w:sz w:val="24"/>
          <w:szCs w:val="24"/>
          <w:highlight w:val="white"/>
        </w:rPr>
        <w:t xml:space="preserve"> </w:t>
      </w:r>
      <w:proofErr w:type="spellStart"/>
      <w:r>
        <w:rPr>
          <w:color w:val="1F1F1F"/>
          <w:sz w:val="24"/>
          <w:szCs w:val="24"/>
          <w:highlight w:val="white"/>
        </w:rPr>
        <w:t>dvěma</w:t>
      </w:r>
      <w:proofErr w:type="spellEnd"/>
      <w:r>
        <w:rPr>
          <w:color w:val="1F1F1F"/>
          <w:sz w:val="24"/>
          <w:szCs w:val="24"/>
          <w:highlight w:val="white"/>
        </w:rPr>
        <w:t xml:space="preserve"> </w:t>
      </w:r>
      <w:proofErr w:type="spellStart"/>
      <w:r>
        <w:rPr>
          <w:color w:val="1F1F1F"/>
          <w:sz w:val="24"/>
          <w:szCs w:val="24"/>
          <w:highlight w:val="white"/>
        </w:rPr>
        <w:t>různými</w:t>
      </w:r>
      <w:proofErr w:type="spellEnd"/>
      <w:r>
        <w:rPr>
          <w:color w:val="1F1F1F"/>
          <w:sz w:val="24"/>
          <w:szCs w:val="24"/>
          <w:highlight w:val="white"/>
        </w:rPr>
        <w:t xml:space="preserve"> </w:t>
      </w:r>
      <w:proofErr w:type="spellStart"/>
      <w:r>
        <w:rPr>
          <w:color w:val="1F1F1F"/>
          <w:sz w:val="24"/>
          <w:szCs w:val="24"/>
          <w:highlight w:val="white"/>
        </w:rPr>
        <w:t>způsoby</w:t>
      </w:r>
      <w:proofErr w:type="spellEnd"/>
      <w:r>
        <w:rPr>
          <w:color w:val="1F1F1F"/>
          <w:sz w:val="24"/>
          <w:szCs w:val="24"/>
          <w:highlight w:val="white"/>
        </w:rPr>
        <w:t xml:space="preserve">. </w:t>
      </w:r>
      <w:proofErr w:type="spellStart"/>
      <w:r>
        <w:rPr>
          <w:color w:val="1F1F1F"/>
          <w:sz w:val="24"/>
          <w:szCs w:val="24"/>
          <w:highlight w:val="white"/>
        </w:rPr>
        <w:t>Některé</w:t>
      </w:r>
      <w:proofErr w:type="spellEnd"/>
      <w:r>
        <w:rPr>
          <w:color w:val="1F1F1F"/>
          <w:sz w:val="24"/>
          <w:szCs w:val="24"/>
          <w:highlight w:val="white"/>
        </w:rPr>
        <w:t xml:space="preserve"> </w:t>
      </w:r>
      <w:proofErr w:type="spellStart"/>
      <w:r>
        <w:rPr>
          <w:color w:val="1F1F1F"/>
          <w:sz w:val="24"/>
          <w:szCs w:val="24"/>
          <w:highlight w:val="white"/>
        </w:rPr>
        <w:t>vyvěšují</w:t>
      </w:r>
      <w:proofErr w:type="spellEnd"/>
      <w:r>
        <w:rPr>
          <w:color w:val="1F1F1F"/>
          <w:sz w:val="24"/>
          <w:szCs w:val="24"/>
          <w:highlight w:val="white"/>
        </w:rPr>
        <w:t xml:space="preserve"> </w:t>
      </w:r>
      <w:proofErr w:type="spellStart"/>
      <w:r>
        <w:rPr>
          <w:color w:val="1F1F1F"/>
          <w:sz w:val="24"/>
          <w:szCs w:val="24"/>
          <w:highlight w:val="white"/>
        </w:rPr>
        <w:t>uvolněné</w:t>
      </w:r>
      <w:proofErr w:type="spellEnd"/>
      <w:r>
        <w:rPr>
          <w:color w:val="1F1F1F"/>
          <w:sz w:val="24"/>
          <w:szCs w:val="24"/>
          <w:highlight w:val="white"/>
        </w:rPr>
        <w:t xml:space="preserve"> </w:t>
      </w:r>
      <w:proofErr w:type="spellStart"/>
      <w:r>
        <w:rPr>
          <w:color w:val="1F1F1F"/>
          <w:sz w:val="24"/>
          <w:szCs w:val="24"/>
          <w:highlight w:val="white"/>
        </w:rPr>
        <w:t>byty</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svém</w:t>
      </w:r>
      <w:proofErr w:type="spellEnd"/>
      <w:r>
        <w:rPr>
          <w:color w:val="1F1F1F"/>
          <w:sz w:val="24"/>
          <w:szCs w:val="24"/>
          <w:highlight w:val="white"/>
        </w:rPr>
        <w:t xml:space="preserve"> </w:t>
      </w:r>
      <w:proofErr w:type="spellStart"/>
      <w:r>
        <w:rPr>
          <w:color w:val="1F1F1F"/>
          <w:sz w:val="24"/>
          <w:szCs w:val="24"/>
          <w:highlight w:val="white"/>
        </w:rPr>
        <w:t>webu</w:t>
      </w:r>
      <w:proofErr w:type="spellEnd"/>
      <w:r>
        <w:rPr>
          <w:color w:val="1F1F1F"/>
          <w:sz w:val="24"/>
          <w:szCs w:val="24"/>
          <w:highlight w:val="white"/>
        </w:rPr>
        <w:t xml:space="preserve"> a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desce</w:t>
      </w:r>
      <w:proofErr w:type="spellEnd"/>
      <w:r>
        <w:rPr>
          <w:color w:val="1F1F1F"/>
          <w:sz w:val="24"/>
          <w:szCs w:val="24"/>
          <w:highlight w:val="white"/>
        </w:rPr>
        <w:t xml:space="preserve"> a </w:t>
      </w:r>
      <w:proofErr w:type="spellStart"/>
      <w:r>
        <w:rPr>
          <w:color w:val="1F1F1F"/>
          <w:sz w:val="24"/>
          <w:szCs w:val="24"/>
          <w:highlight w:val="white"/>
        </w:rPr>
        <w:t>vy</w:t>
      </w:r>
      <w:proofErr w:type="spellEnd"/>
      <w:r>
        <w:rPr>
          <w:color w:val="1F1F1F"/>
          <w:sz w:val="24"/>
          <w:szCs w:val="24"/>
          <w:highlight w:val="white"/>
        </w:rPr>
        <w:t xml:space="preserve"> se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konkrétní</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musíte</w:t>
      </w:r>
      <w:proofErr w:type="spellEnd"/>
      <w:r>
        <w:rPr>
          <w:color w:val="1F1F1F"/>
          <w:sz w:val="24"/>
          <w:szCs w:val="24"/>
          <w:highlight w:val="white"/>
        </w:rPr>
        <w:t xml:space="preserve"> </w:t>
      </w:r>
      <w:proofErr w:type="spellStart"/>
      <w:r>
        <w:rPr>
          <w:color w:val="1F1F1F"/>
          <w:sz w:val="24"/>
          <w:szCs w:val="24"/>
          <w:highlight w:val="white"/>
        </w:rPr>
        <w:t>aktivně</w:t>
      </w:r>
      <w:proofErr w:type="spellEnd"/>
      <w:r>
        <w:rPr>
          <w:color w:val="1F1F1F"/>
          <w:sz w:val="24"/>
          <w:szCs w:val="24"/>
          <w:highlight w:val="white"/>
        </w:rPr>
        <w:t xml:space="preserve"> </w:t>
      </w:r>
      <w:proofErr w:type="spellStart"/>
      <w:r>
        <w:rPr>
          <w:color w:val="1F1F1F"/>
          <w:sz w:val="24"/>
          <w:szCs w:val="24"/>
          <w:highlight w:val="white"/>
        </w:rPr>
        <w:t>přihlásit</w:t>
      </w:r>
      <w:proofErr w:type="spellEnd"/>
      <w:r>
        <w:rPr>
          <w:color w:val="1F1F1F"/>
          <w:sz w:val="24"/>
          <w:szCs w:val="24"/>
          <w:highlight w:val="white"/>
        </w:rPr>
        <w:t xml:space="preserve">. </w:t>
      </w:r>
      <w:proofErr w:type="spellStart"/>
      <w:r>
        <w:rPr>
          <w:color w:val="1F1F1F"/>
          <w:sz w:val="24"/>
          <w:szCs w:val="24"/>
          <w:highlight w:val="white"/>
        </w:rPr>
        <w:t>Jiné</w:t>
      </w:r>
      <w:proofErr w:type="spellEnd"/>
      <w:r>
        <w:rPr>
          <w:color w:val="1F1F1F"/>
          <w:sz w:val="24"/>
          <w:szCs w:val="24"/>
          <w:highlight w:val="white"/>
        </w:rPr>
        <w:t xml:space="preserve"> je </w:t>
      </w:r>
      <w:proofErr w:type="spellStart"/>
      <w:r>
        <w:rPr>
          <w:color w:val="1F1F1F"/>
          <w:sz w:val="24"/>
          <w:szCs w:val="24"/>
          <w:highlight w:val="white"/>
        </w:rPr>
        <w:t>naopak</w:t>
      </w:r>
      <w:proofErr w:type="spellEnd"/>
      <w:r>
        <w:rPr>
          <w:color w:val="1F1F1F"/>
          <w:sz w:val="24"/>
          <w:szCs w:val="24"/>
          <w:highlight w:val="white"/>
        </w:rPr>
        <w:t xml:space="preserve"> </w:t>
      </w:r>
      <w:proofErr w:type="spellStart"/>
      <w:r>
        <w:rPr>
          <w:color w:val="1F1F1F"/>
          <w:sz w:val="24"/>
          <w:szCs w:val="24"/>
          <w:highlight w:val="white"/>
        </w:rPr>
        <w:t>nikde</w:t>
      </w:r>
      <w:proofErr w:type="spellEnd"/>
      <w:r>
        <w:rPr>
          <w:color w:val="1F1F1F"/>
          <w:sz w:val="24"/>
          <w:szCs w:val="24"/>
          <w:highlight w:val="white"/>
        </w:rPr>
        <w:t xml:space="preserve"> </w:t>
      </w:r>
      <w:proofErr w:type="spellStart"/>
      <w:r>
        <w:rPr>
          <w:color w:val="1F1F1F"/>
          <w:sz w:val="24"/>
          <w:szCs w:val="24"/>
          <w:highlight w:val="white"/>
        </w:rPr>
        <w:t>neinzerují</w:t>
      </w:r>
      <w:proofErr w:type="spellEnd"/>
      <w:r>
        <w:rPr>
          <w:color w:val="1F1F1F"/>
          <w:sz w:val="24"/>
          <w:szCs w:val="24"/>
          <w:highlight w:val="white"/>
        </w:rPr>
        <w:t xml:space="preserve"> a </w:t>
      </w:r>
      <w:proofErr w:type="spellStart"/>
      <w:r>
        <w:rPr>
          <w:color w:val="1F1F1F"/>
          <w:sz w:val="24"/>
          <w:szCs w:val="24"/>
          <w:highlight w:val="white"/>
        </w:rPr>
        <w:t>přidělují</w:t>
      </w:r>
      <w:proofErr w:type="spellEnd"/>
      <w:r>
        <w:rPr>
          <w:color w:val="1F1F1F"/>
          <w:sz w:val="24"/>
          <w:szCs w:val="24"/>
          <w:highlight w:val="white"/>
        </w:rPr>
        <w:t xml:space="preserve"> je </w:t>
      </w:r>
      <w:proofErr w:type="spellStart"/>
      <w:r>
        <w:rPr>
          <w:color w:val="1F1F1F"/>
          <w:sz w:val="24"/>
          <w:szCs w:val="24"/>
          <w:highlight w:val="white"/>
        </w:rPr>
        <w:t>rovnou</w:t>
      </w:r>
      <w:proofErr w:type="spellEnd"/>
      <w:r>
        <w:rPr>
          <w:color w:val="1F1F1F"/>
          <w:sz w:val="24"/>
          <w:szCs w:val="24"/>
          <w:highlight w:val="white"/>
        </w:rPr>
        <w:t xml:space="preserve"> z </w:t>
      </w:r>
      <w:proofErr w:type="spellStart"/>
      <w:r>
        <w:rPr>
          <w:color w:val="1F1F1F"/>
          <w:sz w:val="24"/>
          <w:szCs w:val="24"/>
          <w:highlight w:val="white"/>
        </w:rPr>
        <w:t>pořadníku</w:t>
      </w:r>
      <w:proofErr w:type="spellEnd"/>
      <w:r>
        <w:rPr>
          <w:color w:val="1F1F1F"/>
          <w:sz w:val="24"/>
          <w:szCs w:val="24"/>
          <w:highlight w:val="white"/>
        </w:rPr>
        <w:t xml:space="preserve"> </w:t>
      </w:r>
      <w:proofErr w:type="spellStart"/>
      <w:r>
        <w:rPr>
          <w:color w:val="1F1F1F"/>
          <w:sz w:val="24"/>
          <w:szCs w:val="24"/>
          <w:highlight w:val="white"/>
        </w:rPr>
        <w:t>evidovaných</w:t>
      </w:r>
      <w:proofErr w:type="spellEnd"/>
      <w:r>
        <w:rPr>
          <w:color w:val="1F1F1F"/>
          <w:sz w:val="24"/>
          <w:szCs w:val="24"/>
          <w:highlight w:val="white"/>
        </w:rPr>
        <w:t xml:space="preserve"> </w:t>
      </w:r>
      <w:proofErr w:type="spellStart"/>
      <w:r>
        <w:rPr>
          <w:color w:val="1F1F1F"/>
          <w:sz w:val="24"/>
          <w:szCs w:val="24"/>
          <w:highlight w:val="white"/>
        </w:rPr>
        <w:t>žadatelů</w:t>
      </w:r>
      <w:proofErr w:type="spellEnd"/>
      <w:r>
        <w:rPr>
          <w:color w:val="1F1F1F"/>
          <w:sz w:val="24"/>
          <w:szCs w:val="24"/>
          <w:highlight w:val="white"/>
        </w:rPr>
        <w:t xml:space="preserve">. </w:t>
      </w:r>
      <w:proofErr w:type="spellStart"/>
      <w:r>
        <w:rPr>
          <w:color w:val="1F1F1F"/>
          <w:sz w:val="24"/>
          <w:szCs w:val="24"/>
          <w:highlight w:val="white"/>
        </w:rPr>
        <w:t>Který</w:t>
      </w:r>
      <w:proofErr w:type="spellEnd"/>
      <w:r>
        <w:rPr>
          <w:color w:val="1F1F1F"/>
          <w:sz w:val="24"/>
          <w:szCs w:val="24"/>
          <w:highlight w:val="white"/>
        </w:rPr>
        <w:t xml:space="preserve"> </w:t>
      </w:r>
      <w:proofErr w:type="spellStart"/>
      <w:r>
        <w:rPr>
          <w:color w:val="1F1F1F"/>
          <w:sz w:val="24"/>
          <w:szCs w:val="24"/>
          <w:highlight w:val="white"/>
        </w:rPr>
        <w:t>způsob</w:t>
      </w:r>
      <w:proofErr w:type="spellEnd"/>
      <w:r>
        <w:rPr>
          <w:color w:val="1F1F1F"/>
          <w:sz w:val="24"/>
          <w:szCs w:val="24"/>
          <w:highlight w:val="white"/>
        </w:rPr>
        <w:t xml:space="preserve"> </w:t>
      </w:r>
      <w:proofErr w:type="spellStart"/>
      <w:r>
        <w:rPr>
          <w:color w:val="1F1F1F"/>
          <w:sz w:val="24"/>
          <w:szCs w:val="24"/>
          <w:highlight w:val="white"/>
        </w:rPr>
        <w:t>platí</w:t>
      </w:r>
      <w:proofErr w:type="spellEnd"/>
      <w:r>
        <w:rPr>
          <w:color w:val="1F1F1F"/>
          <w:sz w:val="24"/>
          <w:szCs w:val="24"/>
          <w:highlight w:val="white"/>
        </w:rPr>
        <w:t xml:space="preserve"> pro </w:t>
      </w:r>
      <w:proofErr w:type="spellStart"/>
      <w:r>
        <w:rPr>
          <w:color w:val="1F1F1F"/>
          <w:sz w:val="24"/>
          <w:szCs w:val="24"/>
          <w:highlight w:val="white"/>
        </w:rPr>
        <w:t>vaši</w:t>
      </w:r>
      <w:proofErr w:type="spellEnd"/>
      <w:r>
        <w:rPr>
          <w:color w:val="1F1F1F"/>
          <w:sz w:val="24"/>
          <w:szCs w:val="24"/>
          <w:highlight w:val="white"/>
        </w:rPr>
        <w:t xml:space="preserve"> </w:t>
      </w:r>
      <w:proofErr w:type="spellStart"/>
      <w:r>
        <w:rPr>
          <w:color w:val="1F1F1F"/>
          <w:sz w:val="24"/>
          <w:szCs w:val="24"/>
          <w:highlight w:val="white"/>
        </w:rPr>
        <w:t>část</w:t>
      </w:r>
      <w:proofErr w:type="spellEnd"/>
      <w:r>
        <w:rPr>
          <w:color w:val="1F1F1F"/>
          <w:sz w:val="24"/>
          <w:szCs w:val="24"/>
          <w:highlight w:val="white"/>
        </w:rPr>
        <w:t xml:space="preserve">, </w:t>
      </w:r>
      <w:proofErr w:type="spellStart"/>
      <w:r>
        <w:rPr>
          <w:color w:val="1F1F1F"/>
          <w:sz w:val="24"/>
          <w:szCs w:val="24"/>
          <w:highlight w:val="white"/>
        </w:rPr>
        <w:t>poznáte</w:t>
      </w:r>
      <w:proofErr w:type="spellEnd"/>
      <w:r>
        <w:rPr>
          <w:color w:val="1F1F1F"/>
          <w:sz w:val="24"/>
          <w:szCs w:val="24"/>
          <w:highlight w:val="white"/>
        </w:rPr>
        <w:t xml:space="preserve"> v </w:t>
      </w:r>
      <w:proofErr w:type="spellStart"/>
      <w:r>
        <w:rPr>
          <w:color w:val="1F1F1F"/>
          <w:sz w:val="24"/>
          <w:szCs w:val="24"/>
          <w:highlight w:val="white"/>
        </w:rPr>
        <w:t>seznamu</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konci</w:t>
      </w:r>
      <w:proofErr w:type="spellEnd"/>
      <w:r>
        <w:rPr>
          <w:color w:val="1F1F1F"/>
          <w:sz w:val="24"/>
          <w:szCs w:val="24"/>
          <w:highlight w:val="white"/>
        </w:rPr>
        <w:t xml:space="preserve"> - a je </w:t>
      </w:r>
      <w:proofErr w:type="spellStart"/>
      <w:r>
        <w:rPr>
          <w:color w:val="1F1F1F"/>
          <w:sz w:val="24"/>
          <w:szCs w:val="24"/>
          <w:highlight w:val="white"/>
        </w:rPr>
        <w:t>dobré</w:t>
      </w:r>
      <w:proofErr w:type="spellEnd"/>
      <w:r>
        <w:rPr>
          <w:color w:val="1F1F1F"/>
          <w:sz w:val="24"/>
          <w:szCs w:val="24"/>
          <w:highlight w:val="white"/>
        </w:rPr>
        <w:t xml:space="preserve"> to </w:t>
      </w:r>
      <w:proofErr w:type="spellStart"/>
      <w:r>
        <w:rPr>
          <w:color w:val="1F1F1F"/>
          <w:sz w:val="24"/>
          <w:szCs w:val="24"/>
          <w:highlight w:val="white"/>
        </w:rPr>
        <w:t>vědět</w:t>
      </w:r>
      <w:proofErr w:type="spellEnd"/>
      <w:r>
        <w:rPr>
          <w:color w:val="1F1F1F"/>
          <w:sz w:val="24"/>
          <w:szCs w:val="24"/>
          <w:highlight w:val="white"/>
        </w:rPr>
        <w:t xml:space="preserve"> </w:t>
      </w:r>
      <w:proofErr w:type="spellStart"/>
      <w:r>
        <w:rPr>
          <w:color w:val="1F1F1F"/>
          <w:sz w:val="24"/>
          <w:szCs w:val="24"/>
          <w:highlight w:val="white"/>
        </w:rPr>
        <w:t>předem</w:t>
      </w:r>
      <w:proofErr w:type="spellEnd"/>
      <w:r>
        <w:rPr>
          <w:color w:val="1F1F1F"/>
          <w:sz w:val="24"/>
          <w:szCs w:val="24"/>
          <w:highlight w:val="white"/>
        </w:rPr>
        <w:t xml:space="preserve">, </w:t>
      </w:r>
      <w:proofErr w:type="spellStart"/>
      <w:r>
        <w:rPr>
          <w:color w:val="1F1F1F"/>
          <w:sz w:val="24"/>
          <w:szCs w:val="24"/>
          <w:highlight w:val="white"/>
        </w:rPr>
        <w:t>protože</w:t>
      </w:r>
      <w:proofErr w:type="spellEnd"/>
      <w:r>
        <w:rPr>
          <w:color w:val="1F1F1F"/>
          <w:sz w:val="24"/>
          <w:szCs w:val="24"/>
          <w:highlight w:val="white"/>
        </w:rPr>
        <w:t xml:space="preserve"> u </w:t>
      </w:r>
      <w:proofErr w:type="spellStart"/>
      <w:r>
        <w:rPr>
          <w:color w:val="1F1F1F"/>
          <w:sz w:val="24"/>
          <w:szCs w:val="24"/>
          <w:highlight w:val="white"/>
        </w:rPr>
        <w:t>částí</w:t>
      </w:r>
      <w:proofErr w:type="spellEnd"/>
      <w:r>
        <w:rPr>
          <w:color w:val="1F1F1F"/>
          <w:sz w:val="24"/>
          <w:szCs w:val="24"/>
          <w:highlight w:val="white"/>
        </w:rPr>
        <w:t xml:space="preserve"> s </w:t>
      </w:r>
      <w:proofErr w:type="spellStart"/>
      <w:r>
        <w:rPr>
          <w:color w:val="1F1F1F"/>
          <w:sz w:val="24"/>
          <w:szCs w:val="24"/>
          <w:highlight w:val="white"/>
        </w:rPr>
        <w:t>aktivním</w:t>
      </w:r>
      <w:proofErr w:type="spellEnd"/>
      <w:r>
        <w:rPr>
          <w:color w:val="1F1F1F"/>
          <w:sz w:val="24"/>
          <w:szCs w:val="24"/>
          <w:highlight w:val="white"/>
        </w:rPr>
        <w:t xml:space="preserve"> </w:t>
      </w:r>
      <w:proofErr w:type="spellStart"/>
      <w:r>
        <w:rPr>
          <w:color w:val="1F1F1F"/>
          <w:sz w:val="24"/>
          <w:szCs w:val="24"/>
          <w:highlight w:val="white"/>
        </w:rPr>
        <w:t>hlášením</w:t>
      </w:r>
      <w:proofErr w:type="spellEnd"/>
      <w:r>
        <w:rPr>
          <w:color w:val="1F1F1F"/>
          <w:sz w:val="24"/>
          <w:szCs w:val="24"/>
          <w:highlight w:val="white"/>
        </w:rPr>
        <w:t xml:space="preserve"> </w:t>
      </w:r>
      <w:proofErr w:type="spellStart"/>
      <w:r>
        <w:rPr>
          <w:color w:val="1F1F1F"/>
          <w:sz w:val="24"/>
          <w:szCs w:val="24"/>
          <w:highlight w:val="white"/>
        </w:rPr>
        <w:t>nestačí</w:t>
      </w:r>
      <w:proofErr w:type="spellEnd"/>
      <w:r>
        <w:rPr>
          <w:color w:val="1F1F1F"/>
          <w:sz w:val="24"/>
          <w:szCs w:val="24"/>
          <w:highlight w:val="white"/>
        </w:rPr>
        <w:t xml:space="preserve"> </w:t>
      </w:r>
      <w:proofErr w:type="spellStart"/>
      <w:r>
        <w:rPr>
          <w:color w:val="1F1F1F"/>
          <w:sz w:val="24"/>
          <w:szCs w:val="24"/>
          <w:highlight w:val="white"/>
        </w:rPr>
        <w:t>být</w:t>
      </w:r>
      <w:proofErr w:type="spellEnd"/>
      <w:r>
        <w:rPr>
          <w:color w:val="1F1F1F"/>
          <w:sz w:val="24"/>
          <w:szCs w:val="24"/>
          <w:highlight w:val="white"/>
        </w:rPr>
        <w:t xml:space="preserve"> v </w:t>
      </w:r>
      <w:proofErr w:type="spellStart"/>
      <w:r>
        <w:rPr>
          <w:color w:val="1F1F1F"/>
          <w:sz w:val="24"/>
          <w:szCs w:val="24"/>
          <w:highlight w:val="white"/>
        </w:rPr>
        <w:t>evidenci</w:t>
      </w:r>
      <w:proofErr w:type="spellEnd"/>
      <w:r>
        <w:rPr>
          <w:color w:val="1F1F1F"/>
          <w:sz w:val="24"/>
          <w:szCs w:val="24"/>
          <w:highlight w:val="white"/>
        </w:rPr>
        <w:t xml:space="preserve">, </w:t>
      </w:r>
      <w:proofErr w:type="spellStart"/>
      <w:r>
        <w:rPr>
          <w:color w:val="1F1F1F"/>
          <w:sz w:val="24"/>
          <w:szCs w:val="24"/>
          <w:highlight w:val="white"/>
        </w:rPr>
        <w:t>musíte</w:t>
      </w:r>
      <w:proofErr w:type="spellEnd"/>
      <w:r>
        <w:rPr>
          <w:color w:val="1F1F1F"/>
          <w:sz w:val="24"/>
          <w:szCs w:val="24"/>
          <w:highlight w:val="white"/>
        </w:rPr>
        <w:t xml:space="preserve"> </w:t>
      </w:r>
      <w:proofErr w:type="spellStart"/>
      <w:r>
        <w:rPr>
          <w:color w:val="1F1F1F"/>
          <w:sz w:val="24"/>
          <w:szCs w:val="24"/>
          <w:highlight w:val="white"/>
        </w:rPr>
        <w:t>nabídku</w:t>
      </w:r>
      <w:proofErr w:type="spellEnd"/>
      <w:r>
        <w:rPr>
          <w:color w:val="1F1F1F"/>
          <w:sz w:val="24"/>
          <w:szCs w:val="24"/>
          <w:highlight w:val="white"/>
        </w:rPr>
        <w:t xml:space="preserve"> </w:t>
      </w:r>
      <w:proofErr w:type="spellStart"/>
      <w:r>
        <w:rPr>
          <w:color w:val="1F1F1F"/>
          <w:sz w:val="24"/>
          <w:szCs w:val="24"/>
          <w:highlight w:val="white"/>
        </w:rPr>
        <w:t>sami</w:t>
      </w:r>
      <w:proofErr w:type="spellEnd"/>
      <w:r>
        <w:rPr>
          <w:color w:val="1F1F1F"/>
          <w:sz w:val="24"/>
          <w:szCs w:val="24"/>
          <w:highlight w:val="white"/>
        </w:rPr>
        <w:t xml:space="preserve"> </w:t>
      </w:r>
      <w:proofErr w:type="spellStart"/>
      <w:r>
        <w:rPr>
          <w:color w:val="1F1F1F"/>
          <w:sz w:val="24"/>
          <w:szCs w:val="24"/>
          <w:highlight w:val="white"/>
        </w:rPr>
        <w:t>hlídat</w:t>
      </w:r>
      <w:proofErr w:type="spellEnd"/>
      <w:r>
        <w:rPr>
          <w:color w:val="1F1F1F"/>
          <w:sz w:val="24"/>
          <w:szCs w:val="24"/>
          <w:highlight w:val="white"/>
        </w:rPr>
        <w:t>.</w:t>
      </w:r>
    </w:p>
    <w:p w14:paraId="573BA698" w14:textId="77777777" w:rsidR="00F35B07" w:rsidRDefault="00000000">
      <w:pPr>
        <w:rPr>
          <w:color w:val="1F1F1F"/>
          <w:sz w:val="24"/>
          <w:szCs w:val="24"/>
          <w:highlight w:val="white"/>
        </w:rPr>
      </w:pPr>
      <w:r>
        <w:pict w14:anchorId="5AE30E2A">
          <v:rect id="_x0000_i1026" style="width:0;height:1.5pt" o:hralign="center" o:hrstd="t" o:hr="t" fillcolor="#a0a0a0" stroked="f"/>
        </w:pict>
      </w:r>
    </w:p>
    <w:p w14:paraId="2673011E" w14:textId="0A765FC4" w:rsidR="00F35B07" w:rsidRDefault="00000000">
      <w:pPr>
        <w:pStyle w:val="Nadpis2"/>
        <w:keepNext w:val="0"/>
        <w:keepLines w:val="0"/>
        <w:spacing w:after="80"/>
        <w:rPr>
          <w:b/>
          <w:bCs/>
          <w:color w:val="1F1F1F"/>
          <w:sz w:val="34"/>
          <w:szCs w:val="34"/>
          <w:highlight w:val="white"/>
        </w:rPr>
      </w:pPr>
      <w:bookmarkStart w:id="3" w:name="_zbf8a9c5nzy7" w:colFirst="0" w:colLast="0"/>
      <w:bookmarkEnd w:id="3"/>
      <w:r>
        <w:rPr>
          <w:b/>
          <w:bCs/>
          <w:color w:val="1F1F1F"/>
          <w:sz w:val="34"/>
          <w:szCs w:val="34"/>
          <w:highlight w:val="white"/>
        </w:rPr>
        <w:lastRenderedPageBreak/>
        <w:t xml:space="preserve">2. </w:t>
      </w:r>
      <w:proofErr w:type="spellStart"/>
      <w:r>
        <w:rPr>
          <w:b/>
          <w:bCs/>
          <w:color w:val="1F1F1F"/>
          <w:sz w:val="34"/>
          <w:szCs w:val="34"/>
          <w:highlight w:val="white"/>
        </w:rPr>
        <w:t>Mám</w:t>
      </w:r>
      <w:proofErr w:type="spellEnd"/>
      <w:r>
        <w:rPr>
          <w:b/>
          <w:bCs/>
          <w:color w:val="1F1F1F"/>
          <w:sz w:val="34"/>
          <w:szCs w:val="34"/>
          <w:highlight w:val="white"/>
        </w:rPr>
        <w:t xml:space="preserve"> </w:t>
      </w:r>
      <w:proofErr w:type="spellStart"/>
      <w:r>
        <w:rPr>
          <w:b/>
          <w:bCs/>
          <w:color w:val="1F1F1F"/>
          <w:sz w:val="34"/>
          <w:szCs w:val="34"/>
          <w:highlight w:val="white"/>
        </w:rPr>
        <w:t>na</w:t>
      </w:r>
      <w:proofErr w:type="spellEnd"/>
      <w:r>
        <w:rPr>
          <w:b/>
          <w:bCs/>
          <w:color w:val="1F1F1F"/>
          <w:sz w:val="34"/>
          <w:szCs w:val="34"/>
          <w:highlight w:val="white"/>
        </w:rPr>
        <w:t xml:space="preserve"> </w:t>
      </w:r>
      <w:proofErr w:type="spellStart"/>
      <w:r>
        <w:rPr>
          <w:b/>
          <w:bCs/>
          <w:color w:val="1F1F1F"/>
          <w:sz w:val="34"/>
          <w:szCs w:val="34"/>
          <w:highlight w:val="white"/>
        </w:rPr>
        <w:t>obecní</w:t>
      </w:r>
      <w:proofErr w:type="spellEnd"/>
      <w:r>
        <w:rPr>
          <w:b/>
          <w:bCs/>
          <w:color w:val="1F1F1F"/>
          <w:sz w:val="34"/>
          <w:szCs w:val="34"/>
          <w:highlight w:val="white"/>
        </w:rPr>
        <w:t xml:space="preserve"> </w:t>
      </w:r>
      <w:proofErr w:type="spellStart"/>
      <w:r>
        <w:rPr>
          <w:b/>
          <w:bCs/>
          <w:color w:val="1F1F1F"/>
          <w:sz w:val="34"/>
          <w:szCs w:val="34"/>
          <w:highlight w:val="white"/>
        </w:rPr>
        <w:t>byt</w:t>
      </w:r>
      <w:proofErr w:type="spellEnd"/>
      <w:r>
        <w:rPr>
          <w:b/>
          <w:bCs/>
          <w:color w:val="1F1F1F"/>
          <w:sz w:val="34"/>
          <w:szCs w:val="34"/>
          <w:highlight w:val="white"/>
        </w:rPr>
        <w:t xml:space="preserve"> </w:t>
      </w:r>
      <w:proofErr w:type="spellStart"/>
      <w:r>
        <w:rPr>
          <w:b/>
          <w:bCs/>
          <w:color w:val="1F1F1F"/>
          <w:sz w:val="34"/>
          <w:szCs w:val="34"/>
          <w:highlight w:val="white"/>
        </w:rPr>
        <w:t>vůbec</w:t>
      </w:r>
      <w:proofErr w:type="spellEnd"/>
      <w:r>
        <w:rPr>
          <w:b/>
          <w:bCs/>
          <w:color w:val="1F1F1F"/>
          <w:sz w:val="34"/>
          <w:szCs w:val="34"/>
          <w:highlight w:val="white"/>
        </w:rPr>
        <w:t xml:space="preserve"> </w:t>
      </w:r>
      <w:proofErr w:type="spellStart"/>
      <w:r>
        <w:rPr>
          <w:b/>
          <w:bCs/>
          <w:color w:val="1F1F1F"/>
          <w:sz w:val="34"/>
          <w:szCs w:val="34"/>
          <w:highlight w:val="white"/>
        </w:rPr>
        <w:t>nárok</w:t>
      </w:r>
      <w:proofErr w:type="spellEnd"/>
      <w:r w:rsidR="007C0671">
        <w:rPr>
          <w:b/>
          <w:bCs/>
          <w:color w:val="1F1F1F"/>
          <w:sz w:val="34"/>
          <w:szCs w:val="34"/>
          <w:highlight w:val="white"/>
        </w:rPr>
        <w:t xml:space="preserve"> </w:t>
      </w:r>
      <w:r w:rsidR="007C0671" w:rsidRPr="007C0671">
        <w:rPr>
          <w:b/>
          <w:bCs/>
          <w:color w:val="1F1F1F"/>
          <w:sz w:val="34"/>
          <w:szCs w:val="34"/>
          <w:highlight w:val="yellow"/>
        </w:rPr>
        <w:t>[</w:t>
      </w:r>
      <w:proofErr w:type="spellStart"/>
      <w:r w:rsidR="007C0671" w:rsidRPr="007C0671">
        <w:rPr>
          <w:b/>
          <w:bCs/>
          <w:color w:val="1F1F1F"/>
          <w:sz w:val="34"/>
          <w:szCs w:val="34"/>
          <w:highlight w:val="yellow"/>
        </w:rPr>
        <w:t>nehovořil</w:t>
      </w:r>
      <w:proofErr w:type="spellEnd"/>
      <w:r w:rsidR="007C0671" w:rsidRPr="007C0671">
        <w:rPr>
          <w:b/>
          <w:bCs/>
          <w:color w:val="1F1F1F"/>
          <w:sz w:val="34"/>
          <w:szCs w:val="34"/>
          <w:highlight w:val="yellow"/>
        </w:rPr>
        <w:t xml:space="preserve"> </w:t>
      </w:r>
      <w:proofErr w:type="spellStart"/>
      <w:r w:rsidR="007C0671" w:rsidRPr="007C0671">
        <w:rPr>
          <w:b/>
          <w:bCs/>
          <w:color w:val="1F1F1F"/>
          <w:sz w:val="34"/>
          <w:szCs w:val="34"/>
          <w:highlight w:val="yellow"/>
        </w:rPr>
        <w:t>bych</w:t>
      </w:r>
      <w:proofErr w:type="spellEnd"/>
      <w:r w:rsidR="007C0671" w:rsidRPr="007C0671">
        <w:rPr>
          <w:b/>
          <w:bCs/>
          <w:color w:val="1F1F1F"/>
          <w:sz w:val="34"/>
          <w:szCs w:val="34"/>
          <w:highlight w:val="yellow"/>
        </w:rPr>
        <w:t xml:space="preserve"> o </w:t>
      </w:r>
      <w:proofErr w:type="spellStart"/>
      <w:r w:rsidR="007C0671" w:rsidRPr="007C0671">
        <w:rPr>
          <w:b/>
          <w:bCs/>
          <w:color w:val="1F1F1F"/>
          <w:sz w:val="34"/>
          <w:szCs w:val="34"/>
          <w:highlight w:val="yellow"/>
        </w:rPr>
        <w:t>nároku</w:t>
      </w:r>
      <w:proofErr w:type="spellEnd"/>
      <w:r w:rsidR="007C0671" w:rsidRPr="007C0671">
        <w:rPr>
          <w:b/>
          <w:bCs/>
          <w:color w:val="1F1F1F"/>
          <w:sz w:val="34"/>
          <w:szCs w:val="34"/>
          <w:highlight w:val="yellow"/>
        </w:rPr>
        <w:t xml:space="preserve">, </w:t>
      </w:r>
      <w:proofErr w:type="spellStart"/>
      <w:r w:rsidR="007C0671" w:rsidRPr="007C0671">
        <w:rPr>
          <w:b/>
          <w:bCs/>
          <w:color w:val="1F1F1F"/>
          <w:sz w:val="34"/>
          <w:szCs w:val="34"/>
          <w:highlight w:val="yellow"/>
        </w:rPr>
        <w:t>na</w:t>
      </w:r>
      <w:proofErr w:type="spellEnd"/>
      <w:r w:rsidR="007C0671" w:rsidRPr="007C0671">
        <w:rPr>
          <w:b/>
          <w:bCs/>
          <w:color w:val="1F1F1F"/>
          <w:sz w:val="34"/>
          <w:szCs w:val="34"/>
          <w:highlight w:val="yellow"/>
        </w:rPr>
        <w:t xml:space="preserve"> </w:t>
      </w:r>
      <w:proofErr w:type="spellStart"/>
      <w:r w:rsidR="007C0671" w:rsidRPr="007C0671">
        <w:rPr>
          <w:b/>
          <w:bCs/>
          <w:color w:val="1F1F1F"/>
          <w:sz w:val="34"/>
          <w:szCs w:val="34"/>
          <w:highlight w:val="yellow"/>
        </w:rPr>
        <w:t>obecní</w:t>
      </w:r>
      <w:proofErr w:type="spellEnd"/>
      <w:r w:rsidR="007C0671" w:rsidRPr="007C0671">
        <w:rPr>
          <w:b/>
          <w:bCs/>
          <w:color w:val="1F1F1F"/>
          <w:sz w:val="34"/>
          <w:szCs w:val="34"/>
          <w:highlight w:val="yellow"/>
        </w:rPr>
        <w:t xml:space="preserve"> </w:t>
      </w:r>
      <w:proofErr w:type="spellStart"/>
      <w:r w:rsidR="007C0671" w:rsidRPr="007C0671">
        <w:rPr>
          <w:b/>
          <w:bCs/>
          <w:color w:val="1F1F1F"/>
          <w:sz w:val="34"/>
          <w:szCs w:val="34"/>
          <w:highlight w:val="yellow"/>
        </w:rPr>
        <w:t>byty</w:t>
      </w:r>
      <w:proofErr w:type="spellEnd"/>
      <w:r w:rsidR="007C0671" w:rsidRPr="007C0671">
        <w:rPr>
          <w:b/>
          <w:bCs/>
          <w:color w:val="1F1F1F"/>
          <w:sz w:val="34"/>
          <w:szCs w:val="34"/>
          <w:highlight w:val="yellow"/>
        </w:rPr>
        <w:t xml:space="preserve"> </w:t>
      </w:r>
      <w:proofErr w:type="spellStart"/>
      <w:r w:rsidR="007C0671" w:rsidRPr="007C0671">
        <w:rPr>
          <w:b/>
          <w:bCs/>
          <w:color w:val="1F1F1F"/>
          <w:sz w:val="34"/>
          <w:szCs w:val="34"/>
          <w:highlight w:val="yellow"/>
        </w:rPr>
        <w:t>není</w:t>
      </w:r>
      <w:proofErr w:type="spellEnd"/>
      <w:r w:rsidR="007C0671" w:rsidRPr="007C0671">
        <w:rPr>
          <w:b/>
          <w:bCs/>
          <w:color w:val="1F1F1F"/>
          <w:sz w:val="34"/>
          <w:szCs w:val="34"/>
          <w:highlight w:val="yellow"/>
        </w:rPr>
        <w:t xml:space="preserve"> </w:t>
      </w:r>
      <w:proofErr w:type="spellStart"/>
      <w:r w:rsidR="007C0671" w:rsidRPr="007C0671">
        <w:rPr>
          <w:b/>
          <w:bCs/>
          <w:color w:val="1F1F1F"/>
          <w:sz w:val="34"/>
          <w:szCs w:val="34"/>
          <w:highlight w:val="yellow"/>
        </w:rPr>
        <w:t>právní</w:t>
      </w:r>
      <w:proofErr w:type="spellEnd"/>
      <w:r w:rsidR="007C0671" w:rsidRPr="007C0671">
        <w:rPr>
          <w:b/>
          <w:bCs/>
          <w:color w:val="1F1F1F"/>
          <w:sz w:val="34"/>
          <w:szCs w:val="34"/>
          <w:highlight w:val="yellow"/>
        </w:rPr>
        <w:t xml:space="preserve"> </w:t>
      </w:r>
      <w:proofErr w:type="spellStart"/>
      <w:r w:rsidR="007C0671" w:rsidRPr="007C0671">
        <w:rPr>
          <w:b/>
          <w:bCs/>
          <w:color w:val="1F1F1F"/>
          <w:sz w:val="34"/>
          <w:szCs w:val="34"/>
          <w:highlight w:val="yellow"/>
        </w:rPr>
        <w:t>nárok</w:t>
      </w:r>
      <w:proofErr w:type="spellEnd"/>
      <w:r w:rsidR="007C0671" w:rsidRPr="007C0671">
        <w:rPr>
          <w:b/>
          <w:bCs/>
          <w:color w:val="1F1F1F"/>
          <w:sz w:val="34"/>
          <w:szCs w:val="34"/>
          <w:highlight w:val="yellow"/>
        </w:rPr>
        <w:t>]</w:t>
      </w:r>
      <w:r>
        <w:rPr>
          <w:b/>
          <w:bCs/>
          <w:color w:val="1F1F1F"/>
          <w:sz w:val="34"/>
          <w:szCs w:val="34"/>
          <w:highlight w:val="white"/>
        </w:rPr>
        <w:t>?</w:t>
      </w:r>
    </w:p>
    <w:p w14:paraId="24FEA4F5" w14:textId="77777777" w:rsidR="00F35B07" w:rsidRDefault="00000000">
      <w:pPr>
        <w:spacing w:before="240" w:after="240"/>
        <w:rPr>
          <w:color w:val="1F1F1F"/>
          <w:sz w:val="24"/>
          <w:szCs w:val="24"/>
          <w:highlight w:val="white"/>
        </w:rPr>
      </w:pPr>
      <w:proofErr w:type="spellStart"/>
      <w:r>
        <w:rPr>
          <w:color w:val="1F1F1F"/>
          <w:sz w:val="24"/>
          <w:szCs w:val="24"/>
          <w:highlight w:val="white"/>
        </w:rPr>
        <w:t>Než</w:t>
      </w:r>
      <w:proofErr w:type="spellEnd"/>
      <w:r>
        <w:rPr>
          <w:color w:val="1F1F1F"/>
          <w:sz w:val="24"/>
          <w:szCs w:val="24"/>
          <w:highlight w:val="white"/>
        </w:rPr>
        <w:t xml:space="preserve"> </w:t>
      </w:r>
      <w:proofErr w:type="spellStart"/>
      <w:r>
        <w:rPr>
          <w:color w:val="1F1F1F"/>
          <w:sz w:val="24"/>
          <w:szCs w:val="24"/>
          <w:highlight w:val="white"/>
        </w:rPr>
        <w:t>vyplníte</w:t>
      </w:r>
      <w:proofErr w:type="spellEnd"/>
      <w:r>
        <w:rPr>
          <w:color w:val="1F1F1F"/>
          <w:sz w:val="24"/>
          <w:szCs w:val="24"/>
          <w:highlight w:val="white"/>
        </w:rPr>
        <w:t xml:space="preserve"> </w:t>
      </w:r>
      <w:proofErr w:type="spellStart"/>
      <w:r>
        <w:rPr>
          <w:color w:val="1F1F1F"/>
          <w:sz w:val="24"/>
          <w:szCs w:val="24"/>
          <w:highlight w:val="white"/>
        </w:rPr>
        <w:t>cokoli</w:t>
      </w:r>
      <w:proofErr w:type="spellEnd"/>
      <w:r>
        <w:rPr>
          <w:color w:val="1F1F1F"/>
          <w:sz w:val="24"/>
          <w:szCs w:val="24"/>
          <w:highlight w:val="white"/>
        </w:rPr>
        <w:t xml:space="preserve">, </w:t>
      </w:r>
      <w:proofErr w:type="spellStart"/>
      <w:r>
        <w:rPr>
          <w:color w:val="1F1F1F"/>
          <w:sz w:val="24"/>
          <w:szCs w:val="24"/>
          <w:highlight w:val="white"/>
        </w:rPr>
        <w:t>ověřte</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w:t>
      </w:r>
      <w:proofErr w:type="spellStart"/>
      <w:r>
        <w:rPr>
          <w:color w:val="1F1F1F"/>
          <w:sz w:val="24"/>
          <w:szCs w:val="24"/>
          <w:highlight w:val="white"/>
        </w:rPr>
        <w:t>základní</w:t>
      </w:r>
      <w:proofErr w:type="spellEnd"/>
      <w:r>
        <w:rPr>
          <w:color w:val="1F1F1F"/>
          <w:sz w:val="24"/>
          <w:szCs w:val="24"/>
          <w:highlight w:val="white"/>
        </w:rPr>
        <w:t xml:space="preserve"> </w:t>
      </w:r>
      <w:proofErr w:type="spellStart"/>
      <w:r>
        <w:rPr>
          <w:color w:val="1F1F1F"/>
          <w:sz w:val="24"/>
          <w:szCs w:val="24"/>
          <w:highlight w:val="white"/>
        </w:rPr>
        <w:t>podmínky</w:t>
      </w:r>
      <w:proofErr w:type="spellEnd"/>
      <w:r>
        <w:rPr>
          <w:color w:val="1F1F1F"/>
          <w:sz w:val="24"/>
          <w:szCs w:val="24"/>
          <w:highlight w:val="white"/>
        </w:rPr>
        <w:t xml:space="preserve">. </w:t>
      </w:r>
      <w:proofErr w:type="spellStart"/>
      <w:r>
        <w:rPr>
          <w:color w:val="1F1F1F"/>
          <w:sz w:val="24"/>
          <w:szCs w:val="24"/>
          <w:highlight w:val="white"/>
        </w:rPr>
        <w:t>Žadatelem</w:t>
      </w:r>
      <w:proofErr w:type="spellEnd"/>
      <w:r>
        <w:rPr>
          <w:color w:val="1F1F1F"/>
          <w:sz w:val="24"/>
          <w:szCs w:val="24"/>
          <w:highlight w:val="white"/>
        </w:rPr>
        <w:t xml:space="preserve"> o </w:t>
      </w:r>
      <w:proofErr w:type="spellStart"/>
      <w:r>
        <w:rPr>
          <w:color w:val="1F1F1F"/>
          <w:sz w:val="24"/>
          <w:szCs w:val="24"/>
          <w:highlight w:val="white"/>
        </w:rPr>
        <w:t>běžný</w:t>
      </w:r>
      <w:proofErr w:type="spellEnd"/>
      <w:r>
        <w:rPr>
          <w:color w:val="1F1F1F"/>
          <w:sz w:val="24"/>
          <w:szCs w:val="24"/>
          <w:highlight w:val="white"/>
        </w:rPr>
        <w:t xml:space="preserve"> </w:t>
      </w:r>
      <w:proofErr w:type="spellStart"/>
      <w:r>
        <w:rPr>
          <w:color w:val="1F1F1F"/>
          <w:sz w:val="24"/>
          <w:szCs w:val="24"/>
          <w:highlight w:val="white"/>
        </w:rPr>
        <w:t>obecní</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může</w:t>
      </w:r>
      <w:proofErr w:type="spellEnd"/>
      <w:r>
        <w:rPr>
          <w:color w:val="1F1F1F"/>
          <w:sz w:val="24"/>
          <w:szCs w:val="24"/>
          <w:highlight w:val="white"/>
        </w:rPr>
        <w:t xml:space="preserve"> </w:t>
      </w:r>
      <w:proofErr w:type="spellStart"/>
      <w:r>
        <w:rPr>
          <w:color w:val="1F1F1F"/>
          <w:sz w:val="24"/>
          <w:szCs w:val="24"/>
          <w:highlight w:val="white"/>
        </w:rPr>
        <w:t>být</w:t>
      </w:r>
      <w:proofErr w:type="spellEnd"/>
      <w:r>
        <w:rPr>
          <w:color w:val="1F1F1F"/>
          <w:sz w:val="24"/>
          <w:szCs w:val="24"/>
          <w:highlight w:val="white"/>
        </w:rPr>
        <w:t xml:space="preserve"> </w:t>
      </w:r>
      <w:proofErr w:type="spellStart"/>
      <w:r>
        <w:rPr>
          <w:color w:val="1F1F1F"/>
          <w:sz w:val="24"/>
          <w:szCs w:val="24"/>
          <w:highlight w:val="white"/>
        </w:rPr>
        <w:t>zletilá</w:t>
      </w:r>
      <w:proofErr w:type="spellEnd"/>
      <w:r>
        <w:rPr>
          <w:color w:val="1F1F1F"/>
          <w:sz w:val="24"/>
          <w:szCs w:val="24"/>
          <w:highlight w:val="white"/>
        </w:rPr>
        <w:t xml:space="preserve"> </w:t>
      </w:r>
      <w:proofErr w:type="spellStart"/>
      <w:r>
        <w:rPr>
          <w:color w:val="1F1F1F"/>
          <w:sz w:val="24"/>
          <w:szCs w:val="24"/>
          <w:highlight w:val="white"/>
        </w:rPr>
        <w:t>osoba</w:t>
      </w:r>
      <w:proofErr w:type="spellEnd"/>
      <w:r>
        <w:rPr>
          <w:color w:val="1F1F1F"/>
          <w:sz w:val="24"/>
          <w:szCs w:val="24"/>
          <w:highlight w:val="white"/>
        </w:rPr>
        <w:t xml:space="preserve">, </w:t>
      </w:r>
      <w:proofErr w:type="spellStart"/>
      <w:r>
        <w:rPr>
          <w:color w:val="1F1F1F"/>
          <w:sz w:val="24"/>
          <w:szCs w:val="24"/>
          <w:highlight w:val="white"/>
        </w:rPr>
        <w:t>která</w:t>
      </w:r>
      <w:proofErr w:type="spellEnd"/>
      <w:r>
        <w:rPr>
          <w:color w:val="1F1F1F"/>
          <w:sz w:val="24"/>
          <w:szCs w:val="24"/>
          <w:highlight w:val="white"/>
        </w:rPr>
        <w:t xml:space="preserve"> je </w:t>
      </w:r>
      <w:proofErr w:type="spellStart"/>
      <w:r>
        <w:rPr>
          <w:color w:val="1F1F1F"/>
          <w:sz w:val="24"/>
          <w:szCs w:val="24"/>
          <w:highlight w:val="white"/>
        </w:rPr>
        <w:t>občanem</w:t>
      </w:r>
      <w:proofErr w:type="spellEnd"/>
      <w:r>
        <w:rPr>
          <w:color w:val="1F1F1F"/>
          <w:sz w:val="24"/>
          <w:szCs w:val="24"/>
          <w:highlight w:val="white"/>
        </w:rPr>
        <w:t xml:space="preserve"> </w:t>
      </w:r>
      <w:proofErr w:type="spellStart"/>
      <w:r>
        <w:rPr>
          <w:color w:val="1F1F1F"/>
          <w:sz w:val="24"/>
          <w:szCs w:val="24"/>
          <w:highlight w:val="white"/>
        </w:rPr>
        <w:t>České</w:t>
      </w:r>
      <w:proofErr w:type="spellEnd"/>
      <w:r>
        <w:rPr>
          <w:color w:val="1F1F1F"/>
          <w:sz w:val="24"/>
          <w:szCs w:val="24"/>
          <w:highlight w:val="white"/>
        </w:rPr>
        <w:t xml:space="preserve"> </w:t>
      </w:r>
      <w:proofErr w:type="spellStart"/>
      <w:r>
        <w:rPr>
          <w:color w:val="1F1F1F"/>
          <w:sz w:val="24"/>
          <w:szCs w:val="24"/>
          <w:highlight w:val="white"/>
        </w:rPr>
        <w:t>republiky</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cizincem</w:t>
      </w:r>
      <w:proofErr w:type="spellEnd"/>
      <w:r>
        <w:rPr>
          <w:color w:val="1F1F1F"/>
          <w:sz w:val="24"/>
          <w:szCs w:val="24"/>
          <w:highlight w:val="white"/>
        </w:rPr>
        <w:t xml:space="preserve"> s </w:t>
      </w:r>
      <w:proofErr w:type="spellStart"/>
      <w:r>
        <w:rPr>
          <w:color w:val="1F1F1F"/>
          <w:sz w:val="24"/>
          <w:szCs w:val="24"/>
          <w:highlight w:val="white"/>
        </w:rPr>
        <w:t>trvalým</w:t>
      </w:r>
      <w:proofErr w:type="spellEnd"/>
      <w:r>
        <w:rPr>
          <w:color w:val="1F1F1F"/>
          <w:sz w:val="24"/>
          <w:szCs w:val="24"/>
          <w:highlight w:val="white"/>
        </w:rPr>
        <w:t xml:space="preserve"> </w:t>
      </w:r>
      <w:proofErr w:type="spellStart"/>
      <w:r>
        <w:rPr>
          <w:color w:val="1F1F1F"/>
          <w:sz w:val="24"/>
          <w:szCs w:val="24"/>
          <w:highlight w:val="white"/>
        </w:rPr>
        <w:t>pobytem</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území</w:t>
      </w:r>
      <w:proofErr w:type="spellEnd"/>
      <w:r>
        <w:rPr>
          <w:color w:val="1F1F1F"/>
          <w:sz w:val="24"/>
          <w:szCs w:val="24"/>
          <w:highlight w:val="white"/>
        </w:rPr>
        <w:t xml:space="preserve"> ČR. </w:t>
      </w:r>
      <w:proofErr w:type="spellStart"/>
      <w:r>
        <w:rPr>
          <w:color w:val="1F1F1F"/>
          <w:sz w:val="24"/>
          <w:szCs w:val="24"/>
          <w:highlight w:val="white"/>
        </w:rPr>
        <w:t>Totéž</w:t>
      </w:r>
      <w:proofErr w:type="spellEnd"/>
      <w:r>
        <w:rPr>
          <w:color w:val="1F1F1F"/>
          <w:sz w:val="24"/>
          <w:szCs w:val="24"/>
          <w:highlight w:val="white"/>
        </w:rPr>
        <w:t xml:space="preserve"> </w:t>
      </w:r>
      <w:proofErr w:type="spellStart"/>
      <w:r>
        <w:rPr>
          <w:color w:val="1F1F1F"/>
          <w:sz w:val="24"/>
          <w:szCs w:val="24"/>
          <w:highlight w:val="white"/>
        </w:rPr>
        <w:t>platí</w:t>
      </w:r>
      <w:proofErr w:type="spellEnd"/>
      <w:r>
        <w:rPr>
          <w:color w:val="1F1F1F"/>
          <w:sz w:val="24"/>
          <w:szCs w:val="24"/>
          <w:highlight w:val="white"/>
        </w:rPr>
        <w:t xml:space="preserve"> pro </w:t>
      </w:r>
      <w:proofErr w:type="spellStart"/>
      <w:r>
        <w:rPr>
          <w:color w:val="1F1F1F"/>
          <w:sz w:val="24"/>
          <w:szCs w:val="24"/>
          <w:highlight w:val="white"/>
        </w:rPr>
        <w:t>manžela</w:t>
      </w:r>
      <w:proofErr w:type="spellEnd"/>
      <w:r>
        <w:rPr>
          <w:color w:val="1F1F1F"/>
          <w:sz w:val="24"/>
          <w:szCs w:val="24"/>
          <w:highlight w:val="white"/>
        </w:rPr>
        <w:t xml:space="preserve"> </w:t>
      </w:r>
      <w:proofErr w:type="spellStart"/>
      <w:r>
        <w:rPr>
          <w:color w:val="1F1F1F"/>
          <w:sz w:val="24"/>
          <w:szCs w:val="24"/>
          <w:highlight w:val="white"/>
        </w:rPr>
        <w:t>či</w:t>
      </w:r>
      <w:proofErr w:type="spellEnd"/>
      <w:r>
        <w:rPr>
          <w:color w:val="1F1F1F"/>
          <w:sz w:val="24"/>
          <w:szCs w:val="24"/>
          <w:highlight w:val="white"/>
        </w:rPr>
        <w:t xml:space="preserve"> </w:t>
      </w:r>
      <w:proofErr w:type="spellStart"/>
      <w:r>
        <w:rPr>
          <w:color w:val="1F1F1F"/>
          <w:sz w:val="24"/>
          <w:szCs w:val="24"/>
          <w:highlight w:val="white"/>
        </w:rPr>
        <w:t>manželku</w:t>
      </w:r>
      <w:proofErr w:type="spellEnd"/>
      <w:r>
        <w:rPr>
          <w:color w:val="1F1F1F"/>
          <w:sz w:val="24"/>
          <w:szCs w:val="24"/>
          <w:highlight w:val="white"/>
        </w:rPr>
        <w:t>.</w:t>
      </w:r>
    </w:p>
    <w:p w14:paraId="580B024D" w14:textId="48E68733" w:rsidR="00F35B07" w:rsidRDefault="00000000">
      <w:pPr>
        <w:spacing w:before="240" w:after="240"/>
        <w:rPr>
          <w:color w:val="1F1F1F"/>
          <w:sz w:val="24"/>
          <w:szCs w:val="24"/>
          <w:highlight w:val="white"/>
        </w:rPr>
      </w:pPr>
      <w:commentRangeStart w:id="4"/>
      <w:commentRangeStart w:id="5"/>
      <w:proofErr w:type="spellStart"/>
      <w:r>
        <w:rPr>
          <w:color w:val="1F1F1F"/>
          <w:sz w:val="24"/>
          <w:szCs w:val="24"/>
          <w:highlight w:val="white"/>
        </w:rPr>
        <w:t>Žadatel</w:t>
      </w:r>
      <w:proofErr w:type="spellEnd"/>
      <w:r>
        <w:rPr>
          <w:color w:val="1F1F1F"/>
          <w:sz w:val="24"/>
          <w:szCs w:val="24"/>
          <w:highlight w:val="white"/>
        </w:rPr>
        <w:t xml:space="preserve"> ani </w:t>
      </w:r>
      <w:proofErr w:type="spellStart"/>
      <w:r>
        <w:rPr>
          <w:color w:val="1F1F1F"/>
          <w:sz w:val="24"/>
          <w:szCs w:val="24"/>
          <w:highlight w:val="white"/>
        </w:rPr>
        <w:t>jeho</w:t>
      </w:r>
      <w:proofErr w:type="spellEnd"/>
      <w:r>
        <w:rPr>
          <w:color w:val="1F1F1F"/>
          <w:sz w:val="24"/>
          <w:szCs w:val="24"/>
          <w:highlight w:val="white"/>
        </w:rPr>
        <w:t xml:space="preserve"> </w:t>
      </w:r>
      <w:proofErr w:type="spellStart"/>
      <w:r>
        <w:rPr>
          <w:color w:val="1F1F1F"/>
          <w:sz w:val="24"/>
          <w:szCs w:val="24"/>
          <w:highlight w:val="white"/>
        </w:rPr>
        <w:t>manžel</w:t>
      </w:r>
      <w:proofErr w:type="spellEnd"/>
      <w:r>
        <w:rPr>
          <w:color w:val="1F1F1F"/>
          <w:sz w:val="24"/>
          <w:szCs w:val="24"/>
          <w:highlight w:val="white"/>
        </w:rPr>
        <w:t xml:space="preserve">/ka </w:t>
      </w:r>
      <w:proofErr w:type="spellStart"/>
      <w:r>
        <w:rPr>
          <w:color w:val="1F1F1F"/>
          <w:sz w:val="24"/>
          <w:szCs w:val="24"/>
          <w:highlight w:val="white"/>
        </w:rPr>
        <w:t>nesmí</w:t>
      </w:r>
      <w:proofErr w:type="spellEnd"/>
      <w:r>
        <w:rPr>
          <w:color w:val="1F1F1F"/>
          <w:sz w:val="24"/>
          <w:szCs w:val="24"/>
          <w:highlight w:val="white"/>
        </w:rPr>
        <w:t xml:space="preserve"> </w:t>
      </w:r>
      <w:proofErr w:type="spellStart"/>
      <w:r>
        <w:rPr>
          <w:color w:val="1F1F1F"/>
          <w:sz w:val="24"/>
          <w:szCs w:val="24"/>
          <w:highlight w:val="white"/>
        </w:rPr>
        <w:t>vlastnit</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bytový</w:t>
      </w:r>
      <w:proofErr w:type="spellEnd"/>
      <w:r>
        <w:rPr>
          <w:color w:val="1F1F1F"/>
          <w:sz w:val="24"/>
          <w:szCs w:val="24"/>
          <w:highlight w:val="white"/>
        </w:rPr>
        <w:t xml:space="preserve"> ani </w:t>
      </w:r>
      <w:proofErr w:type="spellStart"/>
      <w:r>
        <w:rPr>
          <w:color w:val="1F1F1F"/>
          <w:sz w:val="24"/>
          <w:szCs w:val="24"/>
          <w:highlight w:val="white"/>
        </w:rPr>
        <w:t>rodinný</w:t>
      </w:r>
      <w:proofErr w:type="spellEnd"/>
      <w:r>
        <w:rPr>
          <w:color w:val="1F1F1F"/>
          <w:sz w:val="24"/>
          <w:szCs w:val="24"/>
          <w:highlight w:val="white"/>
        </w:rPr>
        <w:t xml:space="preserve"> </w:t>
      </w:r>
      <w:proofErr w:type="spellStart"/>
      <w:r>
        <w:rPr>
          <w:color w:val="1F1F1F"/>
          <w:sz w:val="24"/>
          <w:szCs w:val="24"/>
          <w:highlight w:val="white"/>
        </w:rPr>
        <w:t>dům</w:t>
      </w:r>
      <w:proofErr w:type="spellEnd"/>
      <w:r>
        <w:rPr>
          <w:color w:val="1F1F1F"/>
          <w:sz w:val="24"/>
          <w:szCs w:val="24"/>
          <w:highlight w:val="white"/>
        </w:rPr>
        <w:t xml:space="preserve"> (</w:t>
      </w:r>
      <w:proofErr w:type="spellStart"/>
      <w:r>
        <w:rPr>
          <w:color w:val="1F1F1F"/>
          <w:sz w:val="24"/>
          <w:szCs w:val="24"/>
          <w:highlight w:val="white"/>
        </w:rPr>
        <w:t>případně</w:t>
      </w:r>
      <w:proofErr w:type="spellEnd"/>
      <w:r>
        <w:rPr>
          <w:color w:val="1F1F1F"/>
          <w:sz w:val="24"/>
          <w:szCs w:val="24"/>
          <w:highlight w:val="white"/>
        </w:rPr>
        <w:t xml:space="preserve"> </w:t>
      </w:r>
      <w:proofErr w:type="spellStart"/>
      <w:r>
        <w:rPr>
          <w:color w:val="1F1F1F"/>
          <w:sz w:val="24"/>
          <w:szCs w:val="24"/>
          <w:highlight w:val="white"/>
        </w:rPr>
        <w:t>musí</w:t>
      </w:r>
      <w:proofErr w:type="spellEnd"/>
      <w:r>
        <w:rPr>
          <w:color w:val="1F1F1F"/>
          <w:sz w:val="24"/>
          <w:szCs w:val="24"/>
          <w:highlight w:val="white"/>
        </w:rPr>
        <w:t xml:space="preserve"> </w:t>
      </w:r>
      <w:proofErr w:type="spellStart"/>
      <w:r>
        <w:rPr>
          <w:color w:val="1F1F1F"/>
          <w:sz w:val="24"/>
          <w:szCs w:val="24"/>
          <w:highlight w:val="white"/>
        </w:rPr>
        <w:t>prokázat</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w:t>
      </w:r>
      <w:proofErr w:type="spellStart"/>
      <w:r>
        <w:rPr>
          <w:color w:val="1F1F1F"/>
          <w:sz w:val="24"/>
          <w:szCs w:val="24"/>
          <w:highlight w:val="white"/>
        </w:rPr>
        <w:t>nemovitost</w:t>
      </w:r>
      <w:proofErr w:type="spellEnd"/>
      <w:r>
        <w:rPr>
          <w:color w:val="1F1F1F"/>
          <w:sz w:val="24"/>
          <w:szCs w:val="24"/>
          <w:highlight w:val="white"/>
        </w:rPr>
        <w:t xml:space="preserve"> ze </w:t>
      </w:r>
      <w:proofErr w:type="spellStart"/>
      <w:r>
        <w:rPr>
          <w:color w:val="1F1F1F"/>
          <w:sz w:val="24"/>
          <w:szCs w:val="24"/>
          <w:highlight w:val="white"/>
        </w:rPr>
        <w:t>závažných</w:t>
      </w:r>
      <w:proofErr w:type="spellEnd"/>
      <w:r>
        <w:rPr>
          <w:color w:val="1F1F1F"/>
          <w:sz w:val="24"/>
          <w:szCs w:val="24"/>
          <w:highlight w:val="white"/>
        </w:rPr>
        <w:t xml:space="preserve"> </w:t>
      </w:r>
      <w:proofErr w:type="spellStart"/>
      <w:r>
        <w:rPr>
          <w:color w:val="1F1F1F"/>
          <w:sz w:val="24"/>
          <w:szCs w:val="24"/>
          <w:highlight w:val="white"/>
        </w:rPr>
        <w:t>důvodů</w:t>
      </w:r>
      <w:proofErr w:type="spellEnd"/>
      <w:r>
        <w:rPr>
          <w:color w:val="1F1F1F"/>
          <w:sz w:val="24"/>
          <w:szCs w:val="24"/>
          <w:highlight w:val="white"/>
        </w:rPr>
        <w:t xml:space="preserve"> </w:t>
      </w:r>
      <w:proofErr w:type="spellStart"/>
      <w:r>
        <w:rPr>
          <w:color w:val="1F1F1F"/>
          <w:sz w:val="24"/>
          <w:szCs w:val="24"/>
          <w:highlight w:val="white"/>
        </w:rPr>
        <w:t>nemůže</w:t>
      </w:r>
      <w:proofErr w:type="spellEnd"/>
      <w:r>
        <w:rPr>
          <w:color w:val="1F1F1F"/>
          <w:sz w:val="24"/>
          <w:szCs w:val="24"/>
          <w:highlight w:val="white"/>
        </w:rPr>
        <w:t xml:space="preserve"> </w:t>
      </w:r>
      <w:proofErr w:type="spellStart"/>
      <w:r>
        <w:rPr>
          <w:color w:val="1F1F1F"/>
          <w:sz w:val="24"/>
          <w:szCs w:val="24"/>
          <w:highlight w:val="white"/>
        </w:rPr>
        <w:t>užívat</w:t>
      </w:r>
      <w:proofErr w:type="spellEnd"/>
      <w:r>
        <w:rPr>
          <w:color w:val="1F1F1F"/>
          <w:sz w:val="24"/>
          <w:szCs w:val="24"/>
          <w:highlight w:val="white"/>
        </w:rPr>
        <w:t xml:space="preserve">). A </w:t>
      </w:r>
      <w:proofErr w:type="spellStart"/>
      <w:r>
        <w:rPr>
          <w:color w:val="1F1F1F"/>
          <w:sz w:val="24"/>
          <w:szCs w:val="24"/>
          <w:highlight w:val="white"/>
        </w:rPr>
        <w:t>nesmí</w:t>
      </w:r>
      <w:proofErr w:type="spellEnd"/>
      <w:r>
        <w:rPr>
          <w:color w:val="1F1F1F"/>
          <w:sz w:val="24"/>
          <w:szCs w:val="24"/>
          <w:highlight w:val="white"/>
        </w:rPr>
        <w:t xml:space="preserve"> </w:t>
      </w:r>
      <w:proofErr w:type="spellStart"/>
      <w:r>
        <w:rPr>
          <w:color w:val="1F1F1F"/>
          <w:sz w:val="24"/>
          <w:szCs w:val="24"/>
          <w:highlight w:val="white"/>
        </w:rPr>
        <w:t>být</w:t>
      </w:r>
      <w:proofErr w:type="spellEnd"/>
      <w:r>
        <w:rPr>
          <w:color w:val="1F1F1F"/>
          <w:sz w:val="24"/>
          <w:szCs w:val="24"/>
          <w:highlight w:val="white"/>
        </w:rPr>
        <w:t xml:space="preserve"> </w:t>
      </w:r>
      <w:proofErr w:type="spellStart"/>
      <w:r>
        <w:rPr>
          <w:color w:val="1F1F1F"/>
          <w:sz w:val="24"/>
          <w:szCs w:val="24"/>
          <w:highlight w:val="white"/>
        </w:rPr>
        <w:t>nájemcem</w:t>
      </w:r>
      <w:proofErr w:type="spellEnd"/>
      <w:r>
        <w:rPr>
          <w:color w:val="1F1F1F"/>
          <w:sz w:val="24"/>
          <w:szCs w:val="24"/>
          <w:highlight w:val="white"/>
        </w:rPr>
        <w:t xml:space="preserve"> </w:t>
      </w:r>
      <w:proofErr w:type="spellStart"/>
      <w:r>
        <w:rPr>
          <w:color w:val="1F1F1F"/>
          <w:sz w:val="24"/>
          <w:szCs w:val="24"/>
          <w:highlight w:val="white"/>
        </w:rPr>
        <w:t>bytu</w:t>
      </w:r>
      <w:proofErr w:type="spellEnd"/>
      <w:r>
        <w:rPr>
          <w:color w:val="1F1F1F"/>
          <w:sz w:val="24"/>
          <w:szCs w:val="24"/>
          <w:highlight w:val="white"/>
        </w:rPr>
        <w:t xml:space="preserve"> - </w:t>
      </w:r>
      <w:proofErr w:type="spellStart"/>
      <w:r>
        <w:rPr>
          <w:color w:val="1F1F1F"/>
          <w:sz w:val="24"/>
          <w:szCs w:val="24"/>
          <w:highlight w:val="white"/>
        </w:rPr>
        <w:t>tady</w:t>
      </w:r>
      <w:proofErr w:type="spellEnd"/>
      <w:r>
        <w:rPr>
          <w:color w:val="1F1F1F"/>
          <w:sz w:val="24"/>
          <w:szCs w:val="24"/>
          <w:highlight w:val="white"/>
        </w:rPr>
        <w:t xml:space="preserve"> je ale </w:t>
      </w:r>
      <w:proofErr w:type="spellStart"/>
      <w:r>
        <w:rPr>
          <w:color w:val="1F1F1F"/>
          <w:sz w:val="24"/>
          <w:szCs w:val="24"/>
          <w:highlight w:val="white"/>
        </w:rPr>
        <w:t>důležitá</w:t>
      </w:r>
      <w:proofErr w:type="spellEnd"/>
      <w:r>
        <w:rPr>
          <w:color w:val="1F1F1F"/>
          <w:sz w:val="24"/>
          <w:szCs w:val="24"/>
          <w:highlight w:val="white"/>
        </w:rPr>
        <w:t xml:space="preserve"> </w:t>
      </w:r>
      <w:proofErr w:type="spellStart"/>
      <w:r>
        <w:rPr>
          <w:color w:val="1F1F1F"/>
          <w:sz w:val="24"/>
          <w:szCs w:val="24"/>
          <w:highlight w:val="white"/>
        </w:rPr>
        <w:t>výjimka</w:t>
      </w:r>
      <w:proofErr w:type="spellEnd"/>
      <w:r>
        <w:rPr>
          <w:color w:val="1F1F1F"/>
          <w:sz w:val="24"/>
          <w:szCs w:val="24"/>
          <w:highlight w:val="white"/>
        </w:rPr>
        <w:t xml:space="preserve">. Nájemce </w:t>
      </w:r>
      <w:proofErr w:type="spellStart"/>
      <w:r>
        <w:rPr>
          <w:color w:val="1F1F1F"/>
          <w:sz w:val="24"/>
          <w:szCs w:val="24"/>
          <w:highlight w:val="white"/>
        </w:rPr>
        <w:t>může</w:t>
      </w:r>
      <w:proofErr w:type="spellEnd"/>
      <w:r>
        <w:rPr>
          <w:color w:val="1F1F1F"/>
          <w:sz w:val="24"/>
          <w:szCs w:val="24"/>
          <w:highlight w:val="white"/>
        </w:rPr>
        <w:t xml:space="preserve"> </w:t>
      </w:r>
      <w:proofErr w:type="spellStart"/>
      <w:r>
        <w:rPr>
          <w:color w:val="1F1F1F"/>
          <w:sz w:val="24"/>
          <w:szCs w:val="24"/>
          <w:highlight w:val="white"/>
        </w:rPr>
        <w:t>žádat</w:t>
      </w:r>
      <w:proofErr w:type="spellEnd"/>
      <w:r>
        <w:rPr>
          <w:color w:val="1F1F1F"/>
          <w:sz w:val="24"/>
          <w:szCs w:val="24"/>
          <w:highlight w:val="white"/>
        </w:rPr>
        <w:t xml:space="preserve"> </w:t>
      </w:r>
      <w:proofErr w:type="spellStart"/>
      <w:r>
        <w:rPr>
          <w:color w:val="1F1F1F"/>
          <w:sz w:val="24"/>
          <w:szCs w:val="24"/>
          <w:highlight w:val="white"/>
        </w:rPr>
        <w:t>také</w:t>
      </w:r>
      <w:proofErr w:type="spellEnd"/>
      <w:r>
        <w:rPr>
          <w:color w:val="1F1F1F"/>
          <w:sz w:val="24"/>
          <w:szCs w:val="24"/>
          <w:highlight w:val="white"/>
        </w:rPr>
        <w:t xml:space="preserve">, </w:t>
      </w:r>
      <w:proofErr w:type="spellStart"/>
      <w:r>
        <w:rPr>
          <w:color w:val="1F1F1F"/>
          <w:sz w:val="24"/>
          <w:szCs w:val="24"/>
          <w:highlight w:val="white"/>
        </w:rPr>
        <w:t>pokud</w:t>
      </w:r>
      <w:proofErr w:type="spellEnd"/>
      <w:r>
        <w:rPr>
          <w:color w:val="1F1F1F"/>
          <w:sz w:val="24"/>
          <w:szCs w:val="24"/>
          <w:highlight w:val="white"/>
        </w:rPr>
        <w:t xml:space="preserve"> </w:t>
      </w:r>
      <w:proofErr w:type="spellStart"/>
      <w:r>
        <w:rPr>
          <w:color w:val="1F1F1F"/>
          <w:sz w:val="24"/>
          <w:szCs w:val="24"/>
          <w:highlight w:val="white"/>
        </w:rPr>
        <w:t>prokáže</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je pro </w:t>
      </w:r>
      <w:proofErr w:type="spellStart"/>
      <w:r>
        <w:rPr>
          <w:color w:val="1F1F1F"/>
          <w:sz w:val="24"/>
          <w:szCs w:val="24"/>
          <w:highlight w:val="white"/>
        </w:rPr>
        <w:t>něj</w:t>
      </w:r>
      <w:proofErr w:type="spellEnd"/>
      <w:r>
        <w:rPr>
          <w:color w:val="1F1F1F"/>
          <w:sz w:val="24"/>
          <w:szCs w:val="24"/>
          <w:highlight w:val="white"/>
        </w:rPr>
        <w:t xml:space="preserve"> </w:t>
      </w:r>
      <w:proofErr w:type="spellStart"/>
      <w:r>
        <w:rPr>
          <w:color w:val="1F1F1F"/>
          <w:sz w:val="24"/>
          <w:szCs w:val="24"/>
          <w:highlight w:val="white"/>
        </w:rPr>
        <w:t>stávající</w:t>
      </w:r>
      <w:proofErr w:type="spellEnd"/>
      <w:r>
        <w:rPr>
          <w:color w:val="1F1F1F"/>
          <w:sz w:val="24"/>
          <w:szCs w:val="24"/>
          <w:highlight w:val="white"/>
        </w:rPr>
        <w:t xml:space="preserve"> </w:t>
      </w:r>
      <w:proofErr w:type="spellStart"/>
      <w:r>
        <w:rPr>
          <w:color w:val="1F1F1F"/>
          <w:sz w:val="24"/>
          <w:szCs w:val="24"/>
          <w:highlight w:val="white"/>
        </w:rPr>
        <w:t>bydlení</w:t>
      </w:r>
      <w:proofErr w:type="spellEnd"/>
      <w:r>
        <w:rPr>
          <w:color w:val="1F1F1F"/>
          <w:sz w:val="24"/>
          <w:szCs w:val="24"/>
          <w:highlight w:val="white"/>
        </w:rPr>
        <w:t xml:space="preserve"> </w:t>
      </w:r>
      <w:proofErr w:type="spellStart"/>
      <w:r>
        <w:rPr>
          <w:color w:val="1F1F1F"/>
          <w:sz w:val="24"/>
          <w:szCs w:val="24"/>
          <w:highlight w:val="white"/>
        </w:rPr>
        <w:t>nevhodné</w:t>
      </w:r>
      <w:proofErr w:type="spellEnd"/>
      <w:r>
        <w:rPr>
          <w:color w:val="1F1F1F"/>
          <w:sz w:val="24"/>
          <w:szCs w:val="24"/>
          <w:highlight w:val="white"/>
        </w:rPr>
        <w:t xml:space="preserve"> </w:t>
      </w:r>
      <w:proofErr w:type="spellStart"/>
      <w:r>
        <w:rPr>
          <w:color w:val="1F1F1F"/>
          <w:sz w:val="24"/>
          <w:szCs w:val="24"/>
          <w:highlight w:val="white"/>
        </w:rPr>
        <w:t>vzhledem</w:t>
      </w:r>
      <w:proofErr w:type="spellEnd"/>
      <w:r>
        <w:rPr>
          <w:color w:val="1F1F1F"/>
          <w:sz w:val="24"/>
          <w:szCs w:val="24"/>
          <w:highlight w:val="white"/>
        </w:rPr>
        <w:t xml:space="preserve"> k </w:t>
      </w:r>
      <w:proofErr w:type="spellStart"/>
      <w:r>
        <w:rPr>
          <w:color w:val="1F1F1F"/>
          <w:sz w:val="24"/>
          <w:szCs w:val="24"/>
          <w:highlight w:val="white"/>
        </w:rPr>
        <w:t>finanční</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sociální</w:t>
      </w:r>
      <w:proofErr w:type="spellEnd"/>
      <w:r>
        <w:rPr>
          <w:color w:val="1F1F1F"/>
          <w:sz w:val="24"/>
          <w:szCs w:val="24"/>
          <w:highlight w:val="white"/>
        </w:rPr>
        <w:t xml:space="preserve"> </w:t>
      </w:r>
      <w:proofErr w:type="spellStart"/>
      <w:r>
        <w:rPr>
          <w:color w:val="1F1F1F"/>
          <w:sz w:val="24"/>
          <w:szCs w:val="24"/>
          <w:highlight w:val="white"/>
        </w:rPr>
        <w:t>situaci</w:t>
      </w:r>
      <w:proofErr w:type="spellEnd"/>
      <w:r>
        <w:rPr>
          <w:color w:val="1F1F1F"/>
          <w:sz w:val="24"/>
          <w:szCs w:val="24"/>
          <w:highlight w:val="white"/>
        </w:rPr>
        <w:t xml:space="preserve">, </w:t>
      </w:r>
      <w:proofErr w:type="spellStart"/>
      <w:r>
        <w:rPr>
          <w:color w:val="1F1F1F"/>
          <w:sz w:val="24"/>
          <w:szCs w:val="24"/>
          <w:highlight w:val="white"/>
        </w:rPr>
        <w:t>věku</w:t>
      </w:r>
      <w:proofErr w:type="spellEnd"/>
      <w:r>
        <w:rPr>
          <w:color w:val="1F1F1F"/>
          <w:sz w:val="24"/>
          <w:szCs w:val="24"/>
          <w:highlight w:val="white"/>
        </w:rPr>
        <w:t xml:space="preserve"> </w:t>
      </w:r>
      <w:proofErr w:type="spellStart"/>
      <w:r>
        <w:rPr>
          <w:color w:val="1F1F1F"/>
          <w:sz w:val="24"/>
          <w:szCs w:val="24"/>
          <w:highlight w:val="white"/>
        </w:rPr>
        <w:t>či</w:t>
      </w:r>
      <w:proofErr w:type="spellEnd"/>
      <w:r>
        <w:rPr>
          <w:color w:val="1F1F1F"/>
          <w:sz w:val="24"/>
          <w:szCs w:val="24"/>
          <w:highlight w:val="white"/>
        </w:rPr>
        <w:t xml:space="preserve"> </w:t>
      </w:r>
      <w:proofErr w:type="spellStart"/>
      <w:r>
        <w:rPr>
          <w:color w:val="1F1F1F"/>
          <w:sz w:val="24"/>
          <w:szCs w:val="24"/>
          <w:highlight w:val="white"/>
        </w:rPr>
        <w:t>zdravotnímu</w:t>
      </w:r>
      <w:proofErr w:type="spellEnd"/>
      <w:r>
        <w:rPr>
          <w:color w:val="1F1F1F"/>
          <w:sz w:val="24"/>
          <w:szCs w:val="24"/>
          <w:highlight w:val="white"/>
        </w:rPr>
        <w:t xml:space="preserve"> </w:t>
      </w:r>
      <w:proofErr w:type="spellStart"/>
      <w:r>
        <w:rPr>
          <w:color w:val="1F1F1F"/>
          <w:sz w:val="24"/>
          <w:szCs w:val="24"/>
          <w:highlight w:val="white"/>
        </w:rPr>
        <w:t>stavu</w:t>
      </w:r>
      <w:proofErr w:type="spellEnd"/>
      <w:r>
        <w:rPr>
          <w:color w:val="1F1F1F"/>
          <w:sz w:val="24"/>
          <w:szCs w:val="24"/>
          <w:highlight w:val="white"/>
        </w:rPr>
        <w:t xml:space="preserve"> </w:t>
      </w:r>
      <w:proofErr w:type="spellStart"/>
      <w:r>
        <w:rPr>
          <w:color w:val="1F1F1F"/>
          <w:sz w:val="24"/>
          <w:szCs w:val="24"/>
          <w:highlight w:val="white"/>
        </w:rPr>
        <w:t>jeho</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člena</w:t>
      </w:r>
      <w:proofErr w:type="spellEnd"/>
      <w:r>
        <w:rPr>
          <w:color w:val="1F1F1F"/>
          <w:sz w:val="24"/>
          <w:szCs w:val="24"/>
          <w:highlight w:val="white"/>
        </w:rPr>
        <w:t xml:space="preserve"> </w:t>
      </w:r>
      <w:proofErr w:type="spellStart"/>
      <w:r>
        <w:rPr>
          <w:color w:val="1F1F1F"/>
          <w:sz w:val="24"/>
          <w:szCs w:val="24"/>
          <w:highlight w:val="white"/>
        </w:rPr>
        <w:t>domácnosti</w:t>
      </w:r>
      <w:proofErr w:type="spellEnd"/>
      <w:r>
        <w:rPr>
          <w:color w:val="1F1F1F"/>
          <w:sz w:val="24"/>
          <w:szCs w:val="24"/>
          <w:highlight w:val="white"/>
        </w:rPr>
        <w:t xml:space="preserve">. V </w:t>
      </w:r>
      <w:proofErr w:type="spellStart"/>
      <w:r>
        <w:rPr>
          <w:color w:val="1F1F1F"/>
          <w:sz w:val="24"/>
          <w:szCs w:val="24"/>
          <w:highlight w:val="white"/>
        </w:rPr>
        <w:t>praxi</w:t>
      </w:r>
      <w:proofErr w:type="spellEnd"/>
      <w:r>
        <w:rPr>
          <w:color w:val="1F1F1F"/>
          <w:sz w:val="24"/>
          <w:szCs w:val="24"/>
          <w:highlight w:val="white"/>
        </w:rPr>
        <w:t xml:space="preserve"> to </w:t>
      </w:r>
      <w:proofErr w:type="spellStart"/>
      <w:r>
        <w:rPr>
          <w:color w:val="1F1F1F"/>
          <w:sz w:val="24"/>
          <w:szCs w:val="24"/>
          <w:highlight w:val="white"/>
        </w:rPr>
        <w:t>znamená</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w:t>
      </w:r>
      <w:proofErr w:type="spellStart"/>
      <w:r>
        <w:rPr>
          <w:color w:val="1F1F1F"/>
          <w:sz w:val="24"/>
          <w:szCs w:val="24"/>
          <w:highlight w:val="white"/>
        </w:rPr>
        <w:t>žádat</w:t>
      </w:r>
      <w:proofErr w:type="spellEnd"/>
      <w:r>
        <w:rPr>
          <w:color w:val="1F1F1F"/>
          <w:sz w:val="24"/>
          <w:szCs w:val="24"/>
          <w:highlight w:val="white"/>
        </w:rPr>
        <w:t xml:space="preserve"> </w:t>
      </w:r>
      <w:proofErr w:type="spellStart"/>
      <w:r>
        <w:rPr>
          <w:color w:val="1F1F1F"/>
          <w:sz w:val="24"/>
          <w:szCs w:val="24"/>
          <w:highlight w:val="white"/>
        </w:rPr>
        <w:t>můžete</w:t>
      </w:r>
      <w:proofErr w:type="spellEnd"/>
      <w:r>
        <w:rPr>
          <w:color w:val="1F1F1F"/>
          <w:sz w:val="24"/>
          <w:szCs w:val="24"/>
          <w:highlight w:val="white"/>
        </w:rPr>
        <w:t xml:space="preserve"> </w:t>
      </w:r>
      <w:proofErr w:type="spellStart"/>
      <w:r>
        <w:rPr>
          <w:color w:val="1F1F1F"/>
          <w:sz w:val="24"/>
          <w:szCs w:val="24"/>
          <w:highlight w:val="white"/>
        </w:rPr>
        <w:t>i</w:t>
      </w:r>
      <w:proofErr w:type="spellEnd"/>
      <w:r>
        <w:rPr>
          <w:color w:val="1F1F1F"/>
          <w:sz w:val="24"/>
          <w:szCs w:val="24"/>
          <w:highlight w:val="white"/>
        </w:rPr>
        <w:t xml:space="preserve"> z </w:t>
      </w:r>
      <w:proofErr w:type="spellStart"/>
      <w:r>
        <w:rPr>
          <w:color w:val="1F1F1F"/>
          <w:sz w:val="24"/>
          <w:szCs w:val="24"/>
          <w:highlight w:val="white"/>
        </w:rPr>
        <w:t>nájmu</w:t>
      </w:r>
      <w:proofErr w:type="spellEnd"/>
      <w:r>
        <w:rPr>
          <w:color w:val="1F1F1F"/>
          <w:sz w:val="24"/>
          <w:szCs w:val="24"/>
          <w:highlight w:val="white"/>
        </w:rPr>
        <w:t xml:space="preserve">, </w:t>
      </w:r>
      <w:proofErr w:type="spellStart"/>
      <w:r>
        <w:rPr>
          <w:color w:val="1F1F1F"/>
          <w:sz w:val="24"/>
          <w:szCs w:val="24"/>
          <w:highlight w:val="white"/>
        </w:rPr>
        <w:t>když</w:t>
      </w:r>
      <w:proofErr w:type="spellEnd"/>
      <w:r>
        <w:rPr>
          <w:color w:val="1F1F1F"/>
          <w:sz w:val="24"/>
          <w:szCs w:val="24"/>
          <w:highlight w:val="white"/>
        </w:rPr>
        <w:t xml:space="preserve"> </w:t>
      </w:r>
      <w:proofErr w:type="spellStart"/>
      <w:r>
        <w:rPr>
          <w:color w:val="1F1F1F"/>
          <w:sz w:val="24"/>
          <w:szCs w:val="24"/>
          <w:highlight w:val="white"/>
        </w:rPr>
        <w:t>doložíte</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je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například</w:t>
      </w:r>
      <w:proofErr w:type="spellEnd"/>
      <w:r>
        <w:rPr>
          <w:color w:val="1F1F1F"/>
          <w:sz w:val="24"/>
          <w:szCs w:val="24"/>
          <w:highlight w:val="white"/>
        </w:rPr>
        <w:t xml:space="preserve"> </w:t>
      </w:r>
      <w:proofErr w:type="spellStart"/>
      <w:r>
        <w:rPr>
          <w:color w:val="1F1F1F"/>
          <w:sz w:val="24"/>
          <w:szCs w:val="24"/>
          <w:highlight w:val="white"/>
        </w:rPr>
        <w:t>příliš</w:t>
      </w:r>
      <w:proofErr w:type="spellEnd"/>
      <w:r>
        <w:rPr>
          <w:color w:val="1F1F1F"/>
          <w:sz w:val="24"/>
          <w:szCs w:val="24"/>
          <w:highlight w:val="white"/>
        </w:rPr>
        <w:t xml:space="preserve"> </w:t>
      </w:r>
      <w:proofErr w:type="spellStart"/>
      <w:r>
        <w:rPr>
          <w:color w:val="1F1F1F"/>
          <w:sz w:val="24"/>
          <w:szCs w:val="24"/>
          <w:highlight w:val="white"/>
        </w:rPr>
        <w:t>malý</w:t>
      </w:r>
      <w:proofErr w:type="spellEnd"/>
      <w:r>
        <w:rPr>
          <w:color w:val="1F1F1F"/>
          <w:sz w:val="24"/>
          <w:szCs w:val="24"/>
          <w:highlight w:val="white"/>
        </w:rPr>
        <w:t xml:space="preserve">, </w:t>
      </w:r>
      <w:proofErr w:type="spellStart"/>
      <w:r>
        <w:rPr>
          <w:color w:val="1F1F1F"/>
          <w:sz w:val="24"/>
          <w:szCs w:val="24"/>
          <w:highlight w:val="white"/>
        </w:rPr>
        <w:t>finančně</w:t>
      </w:r>
      <w:proofErr w:type="spellEnd"/>
      <w:r>
        <w:rPr>
          <w:color w:val="1F1F1F"/>
          <w:sz w:val="24"/>
          <w:szCs w:val="24"/>
          <w:highlight w:val="white"/>
        </w:rPr>
        <w:t xml:space="preserve"> </w:t>
      </w:r>
      <w:proofErr w:type="spellStart"/>
      <w:r>
        <w:rPr>
          <w:color w:val="1F1F1F"/>
          <w:sz w:val="24"/>
          <w:szCs w:val="24"/>
          <w:highlight w:val="white"/>
        </w:rPr>
        <w:t>neudržitelný</w:t>
      </w:r>
      <w:proofErr w:type="spellEnd"/>
      <w:r>
        <w:rPr>
          <w:color w:val="1F1F1F"/>
          <w:sz w:val="24"/>
          <w:szCs w:val="24"/>
          <w:highlight w:val="white"/>
        </w:rPr>
        <w:t xml:space="preserve"> </w:t>
      </w:r>
      <w:r w:rsidR="007C0671" w:rsidRPr="007C0671">
        <w:rPr>
          <w:color w:val="1F1F1F"/>
          <w:sz w:val="24"/>
          <w:szCs w:val="24"/>
          <w:highlight w:val="yellow"/>
        </w:rPr>
        <w:t>[</w:t>
      </w:r>
      <w:proofErr w:type="spellStart"/>
      <w:r w:rsidR="007C0671" w:rsidRPr="007C0671">
        <w:rPr>
          <w:color w:val="1F1F1F"/>
          <w:sz w:val="24"/>
          <w:szCs w:val="24"/>
          <w:highlight w:val="yellow"/>
        </w:rPr>
        <w:t>orientačně</w:t>
      </w:r>
      <w:proofErr w:type="spellEnd"/>
      <w:r w:rsidR="007C0671" w:rsidRPr="007C0671">
        <w:rPr>
          <w:color w:val="1F1F1F"/>
          <w:sz w:val="24"/>
          <w:szCs w:val="24"/>
          <w:highlight w:val="yellow"/>
        </w:rPr>
        <w:t xml:space="preserve">, </w:t>
      </w:r>
      <w:proofErr w:type="spellStart"/>
      <w:r w:rsidR="007C0671" w:rsidRPr="007C0671">
        <w:rPr>
          <w:color w:val="1F1F1F"/>
          <w:sz w:val="24"/>
          <w:szCs w:val="24"/>
          <w:highlight w:val="yellow"/>
        </w:rPr>
        <w:t>pokud</w:t>
      </w:r>
      <w:proofErr w:type="spellEnd"/>
      <w:r w:rsidR="007C0671" w:rsidRPr="007C0671">
        <w:rPr>
          <w:color w:val="1F1F1F"/>
          <w:sz w:val="24"/>
          <w:szCs w:val="24"/>
          <w:highlight w:val="yellow"/>
        </w:rPr>
        <w:t xml:space="preserve"> </w:t>
      </w:r>
      <w:proofErr w:type="spellStart"/>
      <w:r w:rsidR="007C0671" w:rsidRPr="007C0671">
        <w:rPr>
          <w:color w:val="1F1F1F"/>
          <w:sz w:val="24"/>
          <w:szCs w:val="24"/>
          <w:highlight w:val="yellow"/>
        </w:rPr>
        <w:t>nájemník</w:t>
      </w:r>
      <w:proofErr w:type="spellEnd"/>
      <w:r w:rsidR="007C0671" w:rsidRPr="007C0671">
        <w:rPr>
          <w:color w:val="1F1F1F"/>
          <w:sz w:val="24"/>
          <w:szCs w:val="24"/>
          <w:highlight w:val="yellow"/>
        </w:rPr>
        <w:t xml:space="preserve"> </w:t>
      </w:r>
      <w:proofErr w:type="spellStart"/>
      <w:r w:rsidR="007C0671" w:rsidRPr="007C0671">
        <w:rPr>
          <w:color w:val="1F1F1F"/>
          <w:sz w:val="24"/>
          <w:szCs w:val="24"/>
          <w:highlight w:val="yellow"/>
        </w:rPr>
        <w:t>bytu</w:t>
      </w:r>
      <w:proofErr w:type="spellEnd"/>
      <w:r w:rsidR="007C0671" w:rsidRPr="007C0671">
        <w:rPr>
          <w:color w:val="1F1F1F"/>
          <w:sz w:val="24"/>
          <w:szCs w:val="24"/>
          <w:highlight w:val="yellow"/>
        </w:rPr>
        <w:t xml:space="preserve"> – </w:t>
      </w:r>
      <w:proofErr w:type="spellStart"/>
      <w:r w:rsidR="007C0671" w:rsidRPr="007C0671">
        <w:rPr>
          <w:color w:val="1F1F1F"/>
          <w:sz w:val="24"/>
          <w:szCs w:val="24"/>
          <w:highlight w:val="yellow"/>
        </w:rPr>
        <w:t>domácnost</w:t>
      </w:r>
      <w:proofErr w:type="spellEnd"/>
      <w:r w:rsidR="007C0671" w:rsidRPr="007C0671">
        <w:rPr>
          <w:color w:val="1F1F1F"/>
          <w:sz w:val="24"/>
          <w:szCs w:val="24"/>
          <w:highlight w:val="yellow"/>
        </w:rPr>
        <w:t xml:space="preserve"> - </w:t>
      </w:r>
      <w:proofErr w:type="spellStart"/>
      <w:r w:rsidR="007C0671" w:rsidRPr="007C0671">
        <w:rPr>
          <w:color w:val="1F1F1F"/>
          <w:sz w:val="24"/>
          <w:szCs w:val="24"/>
          <w:highlight w:val="yellow"/>
        </w:rPr>
        <w:t>vydává</w:t>
      </w:r>
      <w:proofErr w:type="spellEnd"/>
      <w:r w:rsidR="007C0671" w:rsidRPr="007C0671">
        <w:rPr>
          <w:color w:val="1F1F1F"/>
          <w:sz w:val="24"/>
          <w:szCs w:val="24"/>
          <w:highlight w:val="yellow"/>
        </w:rPr>
        <w:t xml:space="preserve"> </w:t>
      </w:r>
      <w:proofErr w:type="spellStart"/>
      <w:r w:rsidR="007C0671" w:rsidRPr="007C0671">
        <w:rPr>
          <w:color w:val="1F1F1F"/>
          <w:sz w:val="24"/>
          <w:szCs w:val="24"/>
          <w:highlight w:val="yellow"/>
        </w:rPr>
        <w:t>více</w:t>
      </w:r>
      <w:proofErr w:type="spellEnd"/>
      <w:r w:rsidR="007C0671" w:rsidRPr="007C0671">
        <w:rPr>
          <w:color w:val="1F1F1F"/>
          <w:sz w:val="24"/>
          <w:szCs w:val="24"/>
          <w:highlight w:val="yellow"/>
        </w:rPr>
        <w:t xml:space="preserve"> </w:t>
      </w:r>
      <w:proofErr w:type="spellStart"/>
      <w:r w:rsidR="007C0671" w:rsidRPr="007C0671">
        <w:rPr>
          <w:color w:val="1F1F1F"/>
          <w:sz w:val="24"/>
          <w:szCs w:val="24"/>
          <w:highlight w:val="yellow"/>
        </w:rPr>
        <w:t>než</w:t>
      </w:r>
      <w:proofErr w:type="spellEnd"/>
      <w:r w:rsidR="007C0671" w:rsidRPr="007C0671">
        <w:rPr>
          <w:color w:val="1F1F1F"/>
          <w:sz w:val="24"/>
          <w:szCs w:val="24"/>
          <w:highlight w:val="yellow"/>
        </w:rPr>
        <w:t xml:space="preserve"> 30-40 % </w:t>
      </w:r>
      <w:proofErr w:type="spellStart"/>
      <w:r w:rsidR="007C0671" w:rsidRPr="007C0671">
        <w:rPr>
          <w:color w:val="1F1F1F"/>
          <w:sz w:val="24"/>
          <w:szCs w:val="24"/>
          <w:highlight w:val="yellow"/>
        </w:rPr>
        <w:t>příjmů</w:t>
      </w:r>
      <w:proofErr w:type="spellEnd"/>
      <w:r w:rsidR="007C0671" w:rsidRPr="007C0671">
        <w:rPr>
          <w:color w:val="1F1F1F"/>
          <w:sz w:val="24"/>
          <w:szCs w:val="24"/>
          <w:highlight w:val="yellow"/>
        </w:rPr>
        <w:t xml:space="preserve"> za </w:t>
      </w:r>
      <w:proofErr w:type="spellStart"/>
      <w:r w:rsidR="007C0671" w:rsidRPr="007C0671">
        <w:rPr>
          <w:color w:val="1F1F1F"/>
          <w:sz w:val="24"/>
          <w:szCs w:val="24"/>
          <w:highlight w:val="yellow"/>
        </w:rPr>
        <w:t>bydlení</w:t>
      </w:r>
      <w:proofErr w:type="spellEnd"/>
      <w:r w:rsidR="007C0671" w:rsidRPr="007C0671">
        <w:rPr>
          <w:color w:val="1F1F1F"/>
          <w:sz w:val="24"/>
          <w:szCs w:val="24"/>
          <w:highlight w:val="yellow"/>
        </w:rPr>
        <w:t>]</w:t>
      </w:r>
      <w:r w:rsidR="007C0671">
        <w:rPr>
          <w:color w:val="1F1F1F"/>
          <w:sz w:val="24"/>
          <w:szCs w:val="24"/>
          <w:highlight w:val="yellow"/>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nevyhovuje</w:t>
      </w:r>
      <w:proofErr w:type="spellEnd"/>
      <w:r>
        <w:rPr>
          <w:color w:val="1F1F1F"/>
          <w:sz w:val="24"/>
          <w:szCs w:val="24"/>
          <w:highlight w:val="white"/>
        </w:rPr>
        <w:t xml:space="preserve"> </w:t>
      </w:r>
      <w:proofErr w:type="spellStart"/>
      <w:r>
        <w:rPr>
          <w:color w:val="1F1F1F"/>
          <w:sz w:val="24"/>
          <w:szCs w:val="24"/>
          <w:highlight w:val="white"/>
        </w:rPr>
        <w:t>zdravotně</w:t>
      </w:r>
      <w:proofErr w:type="spellEnd"/>
      <w:r>
        <w:rPr>
          <w:color w:val="1F1F1F"/>
          <w:sz w:val="24"/>
          <w:szCs w:val="24"/>
          <w:highlight w:val="white"/>
        </w:rPr>
        <w:t xml:space="preserve">. </w:t>
      </w:r>
      <w:proofErr w:type="spellStart"/>
      <w:r>
        <w:rPr>
          <w:color w:val="1F1F1F"/>
          <w:sz w:val="24"/>
          <w:szCs w:val="24"/>
          <w:highlight w:val="white"/>
        </w:rPr>
        <w:t>Týká</w:t>
      </w:r>
      <w:proofErr w:type="spellEnd"/>
      <w:r>
        <w:rPr>
          <w:color w:val="1F1F1F"/>
          <w:sz w:val="24"/>
          <w:szCs w:val="24"/>
          <w:highlight w:val="white"/>
        </w:rPr>
        <w:t xml:space="preserve"> se to </w:t>
      </w:r>
      <w:proofErr w:type="spellStart"/>
      <w:r>
        <w:rPr>
          <w:color w:val="1F1F1F"/>
          <w:sz w:val="24"/>
          <w:szCs w:val="24"/>
          <w:highlight w:val="white"/>
        </w:rPr>
        <w:t>jakéhokoli</w:t>
      </w:r>
      <w:proofErr w:type="spellEnd"/>
      <w:r>
        <w:rPr>
          <w:color w:val="1F1F1F"/>
          <w:sz w:val="24"/>
          <w:szCs w:val="24"/>
          <w:highlight w:val="white"/>
        </w:rPr>
        <w:t xml:space="preserve"> </w:t>
      </w:r>
      <w:proofErr w:type="spellStart"/>
      <w:r>
        <w:rPr>
          <w:color w:val="1F1F1F"/>
          <w:sz w:val="24"/>
          <w:szCs w:val="24"/>
          <w:highlight w:val="white"/>
        </w:rPr>
        <w:t>nájmu</w:t>
      </w:r>
      <w:proofErr w:type="spellEnd"/>
      <w:r>
        <w:rPr>
          <w:color w:val="1F1F1F"/>
          <w:sz w:val="24"/>
          <w:szCs w:val="24"/>
          <w:highlight w:val="white"/>
        </w:rPr>
        <w:t xml:space="preserve">, ne </w:t>
      </w:r>
      <w:proofErr w:type="spellStart"/>
      <w:r>
        <w:rPr>
          <w:color w:val="1F1F1F"/>
          <w:sz w:val="24"/>
          <w:szCs w:val="24"/>
          <w:highlight w:val="white"/>
        </w:rPr>
        <w:t>jen</w:t>
      </w:r>
      <w:proofErr w:type="spellEnd"/>
      <w:r>
        <w:rPr>
          <w:color w:val="1F1F1F"/>
          <w:sz w:val="24"/>
          <w:szCs w:val="24"/>
          <w:highlight w:val="white"/>
        </w:rPr>
        <w:t xml:space="preserve"> </w:t>
      </w:r>
      <w:proofErr w:type="spellStart"/>
      <w:r>
        <w:rPr>
          <w:color w:val="1F1F1F"/>
          <w:sz w:val="24"/>
          <w:szCs w:val="24"/>
          <w:highlight w:val="white"/>
        </w:rPr>
        <w:t>městského</w:t>
      </w:r>
      <w:proofErr w:type="spellEnd"/>
      <w:r>
        <w:rPr>
          <w:color w:val="1F1F1F"/>
          <w:sz w:val="24"/>
          <w:szCs w:val="24"/>
          <w:highlight w:val="white"/>
        </w:rPr>
        <w:t>.</w:t>
      </w:r>
      <w:commentRangeEnd w:id="4"/>
      <w:r>
        <w:commentReference w:id="4"/>
      </w:r>
      <w:commentRangeEnd w:id="5"/>
      <w:r>
        <w:commentReference w:id="5"/>
      </w:r>
    </w:p>
    <w:p w14:paraId="39641FC3" w14:textId="11EC6FAC" w:rsidR="00F35B07" w:rsidRDefault="00000000">
      <w:pPr>
        <w:spacing w:before="240" w:after="240"/>
        <w:rPr>
          <w:color w:val="1F1F1F"/>
          <w:sz w:val="24"/>
          <w:szCs w:val="24"/>
          <w:highlight w:val="white"/>
        </w:rPr>
      </w:pPr>
      <w:proofErr w:type="spellStart"/>
      <w:r>
        <w:rPr>
          <w:color w:val="1F1F1F"/>
          <w:sz w:val="24"/>
          <w:szCs w:val="24"/>
          <w:highlight w:val="white"/>
        </w:rPr>
        <w:t>Absolutní</w:t>
      </w:r>
      <w:proofErr w:type="spellEnd"/>
      <w:r>
        <w:rPr>
          <w:color w:val="1F1F1F"/>
          <w:sz w:val="24"/>
          <w:szCs w:val="24"/>
          <w:highlight w:val="white"/>
        </w:rPr>
        <w:t xml:space="preserve"> </w:t>
      </w:r>
      <w:proofErr w:type="spellStart"/>
      <w:r>
        <w:rPr>
          <w:color w:val="1F1F1F"/>
          <w:sz w:val="24"/>
          <w:szCs w:val="24"/>
          <w:highlight w:val="white"/>
        </w:rPr>
        <w:t>překážkou</w:t>
      </w:r>
      <w:proofErr w:type="spellEnd"/>
      <w:r>
        <w:rPr>
          <w:color w:val="1F1F1F"/>
          <w:sz w:val="24"/>
          <w:szCs w:val="24"/>
          <w:highlight w:val="white"/>
        </w:rPr>
        <w:t xml:space="preserve"> je </w:t>
      </w:r>
      <w:proofErr w:type="spellStart"/>
      <w:r>
        <w:rPr>
          <w:color w:val="1F1F1F"/>
          <w:sz w:val="24"/>
          <w:szCs w:val="24"/>
          <w:highlight w:val="white"/>
        </w:rPr>
        <w:t>jakýkoli</w:t>
      </w:r>
      <w:proofErr w:type="spellEnd"/>
      <w:r>
        <w:rPr>
          <w:color w:val="1F1F1F"/>
          <w:sz w:val="24"/>
          <w:szCs w:val="24"/>
          <w:highlight w:val="white"/>
        </w:rPr>
        <w:t xml:space="preserve"> </w:t>
      </w:r>
      <w:proofErr w:type="spellStart"/>
      <w:r>
        <w:rPr>
          <w:color w:val="1F1F1F"/>
          <w:sz w:val="24"/>
          <w:szCs w:val="24"/>
          <w:highlight w:val="white"/>
        </w:rPr>
        <w:t>dluh</w:t>
      </w:r>
      <w:proofErr w:type="spellEnd"/>
      <w:r>
        <w:rPr>
          <w:color w:val="1F1F1F"/>
          <w:sz w:val="24"/>
          <w:szCs w:val="24"/>
          <w:highlight w:val="white"/>
        </w:rPr>
        <w:t xml:space="preserve"> po </w:t>
      </w:r>
      <w:proofErr w:type="spellStart"/>
      <w:r>
        <w:rPr>
          <w:color w:val="1F1F1F"/>
          <w:sz w:val="24"/>
          <w:szCs w:val="24"/>
          <w:highlight w:val="white"/>
        </w:rPr>
        <w:t>splatnosti</w:t>
      </w:r>
      <w:proofErr w:type="spellEnd"/>
      <w:r>
        <w:rPr>
          <w:color w:val="1F1F1F"/>
          <w:sz w:val="24"/>
          <w:szCs w:val="24"/>
          <w:highlight w:val="white"/>
        </w:rPr>
        <w:t xml:space="preserve"> </w:t>
      </w:r>
      <w:proofErr w:type="spellStart"/>
      <w:r>
        <w:rPr>
          <w:color w:val="1F1F1F"/>
          <w:sz w:val="24"/>
          <w:szCs w:val="24"/>
          <w:highlight w:val="white"/>
        </w:rPr>
        <w:t>vůči</w:t>
      </w:r>
      <w:proofErr w:type="spellEnd"/>
      <w:r>
        <w:rPr>
          <w:color w:val="1F1F1F"/>
          <w:sz w:val="24"/>
          <w:szCs w:val="24"/>
          <w:highlight w:val="white"/>
        </w:rPr>
        <w:t xml:space="preserve"> </w:t>
      </w:r>
      <w:proofErr w:type="spellStart"/>
      <w:r>
        <w:rPr>
          <w:color w:val="1F1F1F"/>
          <w:sz w:val="24"/>
          <w:szCs w:val="24"/>
          <w:highlight w:val="white"/>
        </w:rPr>
        <w:t>městu</w:t>
      </w:r>
      <w:proofErr w:type="spellEnd"/>
      <w:r>
        <w:rPr>
          <w:color w:val="1F1F1F"/>
          <w:sz w:val="24"/>
          <w:szCs w:val="24"/>
          <w:highlight w:val="white"/>
        </w:rPr>
        <w:t xml:space="preserve"> </w:t>
      </w:r>
      <w:proofErr w:type="spellStart"/>
      <w:r>
        <w:rPr>
          <w:color w:val="1F1F1F"/>
          <w:sz w:val="24"/>
          <w:szCs w:val="24"/>
          <w:highlight w:val="white"/>
        </w:rPr>
        <w:t>Brnu</w:t>
      </w:r>
      <w:proofErr w:type="spellEnd"/>
      <w:r>
        <w:rPr>
          <w:color w:val="1F1F1F"/>
          <w:sz w:val="24"/>
          <w:szCs w:val="24"/>
          <w:highlight w:val="white"/>
        </w:rPr>
        <w:t xml:space="preserve">, </w:t>
      </w:r>
      <w:proofErr w:type="spellStart"/>
      <w:r>
        <w:rPr>
          <w:color w:val="1F1F1F"/>
          <w:sz w:val="24"/>
          <w:szCs w:val="24"/>
          <w:highlight w:val="white"/>
        </w:rPr>
        <w:t>kterékoli</w:t>
      </w:r>
      <w:proofErr w:type="spellEnd"/>
      <w:r>
        <w:rPr>
          <w:color w:val="1F1F1F"/>
          <w:sz w:val="24"/>
          <w:szCs w:val="24"/>
          <w:highlight w:val="white"/>
        </w:rPr>
        <w:t xml:space="preserve"> z </w:t>
      </w:r>
      <w:proofErr w:type="spellStart"/>
      <w:r>
        <w:rPr>
          <w:color w:val="1F1F1F"/>
          <w:sz w:val="24"/>
          <w:szCs w:val="24"/>
          <w:highlight w:val="white"/>
        </w:rPr>
        <w:t>jeho</w:t>
      </w:r>
      <w:proofErr w:type="spellEnd"/>
      <w:r>
        <w:rPr>
          <w:color w:val="1F1F1F"/>
          <w:sz w:val="24"/>
          <w:szCs w:val="24"/>
          <w:highlight w:val="white"/>
        </w:rPr>
        <w:t xml:space="preserve"> </w:t>
      </w:r>
      <w:proofErr w:type="spellStart"/>
      <w:r>
        <w:rPr>
          <w:color w:val="1F1F1F"/>
          <w:sz w:val="24"/>
          <w:szCs w:val="24"/>
          <w:highlight w:val="white"/>
        </w:rPr>
        <w:t>městských</w:t>
      </w:r>
      <w:proofErr w:type="spellEnd"/>
      <w:r>
        <w:rPr>
          <w:color w:val="1F1F1F"/>
          <w:sz w:val="24"/>
          <w:szCs w:val="24"/>
          <w:highlight w:val="white"/>
        </w:rPr>
        <w:t xml:space="preserve"> </w:t>
      </w:r>
      <w:proofErr w:type="spellStart"/>
      <w:r>
        <w:rPr>
          <w:color w:val="1F1F1F"/>
          <w:sz w:val="24"/>
          <w:szCs w:val="24"/>
          <w:highlight w:val="white"/>
        </w:rPr>
        <w:t>částí</w:t>
      </w:r>
      <w:proofErr w:type="spellEnd"/>
      <w:r>
        <w:rPr>
          <w:color w:val="1F1F1F"/>
          <w:sz w:val="24"/>
          <w:szCs w:val="24"/>
          <w:highlight w:val="white"/>
        </w:rPr>
        <w:t xml:space="preserve"> </w:t>
      </w:r>
      <w:proofErr w:type="spellStart"/>
      <w:r w:rsidRPr="007C0671">
        <w:rPr>
          <w:strike/>
          <w:color w:val="1F1F1F"/>
          <w:sz w:val="24"/>
          <w:szCs w:val="24"/>
          <w:highlight w:val="white"/>
        </w:rPr>
        <w:t>nebo</w:t>
      </w:r>
      <w:proofErr w:type="spellEnd"/>
      <w:r w:rsidRPr="007C0671">
        <w:rPr>
          <w:strike/>
          <w:color w:val="1F1F1F"/>
          <w:sz w:val="24"/>
          <w:szCs w:val="24"/>
          <w:highlight w:val="white"/>
        </w:rPr>
        <w:t xml:space="preserve"> </w:t>
      </w:r>
      <w:proofErr w:type="spellStart"/>
      <w:r w:rsidRPr="007C0671">
        <w:rPr>
          <w:strike/>
          <w:color w:val="1F1F1F"/>
          <w:sz w:val="24"/>
          <w:szCs w:val="24"/>
          <w:highlight w:val="white"/>
        </w:rPr>
        <w:t>městským</w:t>
      </w:r>
      <w:proofErr w:type="spellEnd"/>
      <w:r w:rsidRPr="007C0671">
        <w:rPr>
          <w:strike/>
          <w:color w:val="1F1F1F"/>
          <w:sz w:val="24"/>
          <w:szCs w:val="24"/>
          <w:highlight w:val="white"/>
        </w:rPr>
        <w:t xml:space="preserve"> </w:t>
      </w:r>
      <w:proofErr w:type="spellStart"/>
      <w:r w:rsidRPr="007C0671">
        <w:rPr>
          <w:strike/>
          <w:color w:val="1F1F1F"/>
          <w:sz w:val="24"/>
          <w:szCs w:val="24"/>
          <w:highlight w:val="white"/>
        </w:rPr>
        <w:t>firmám</w:t>
      </w:r>
      <w:proofErr w:type="spellEnd"/>
      <w:r w:rsidR="007C0671">
        <w:rPr>
          <w:color w:val="1F1F1F"/>
          <w:sz w:val="24"/>
          <w:szCs w:val="24"/>
          <w:highlight w:val="white"/>
        </w:rPr>
        <w:t xml:space="preserve"> [</w:t>
      </w:r>
      <w:proofErr w:type="spellStart"/>
      <w:r w:rsidR="007C0671">
        <w:rPr>
          <w:color w:val="1F1F1F"/>
          <w:sz w:val="24"/>
          <w:szCs w:val="24"/>
          <w:highlight w:val="white"/>
        </w:rPr>
        <w:t>dluhy</w:t>
      </w:r>
      <w:proofErr w:type="spellEnd"/>
      <w:r w:rsidR="007C0671">
        <w:rPr>
          <w:color w:val="1F1F1F"/>
          <w:sz w:val="24"/>
          <w:szCs w:val="24"/>
          <w:highlight w:val="white"/>
        </w:rPr>
        <w:t xml:space="preserve"> u MMB se </w:t>
      </w:r>
      <w:proofErr w:type="spellStart"/>
      <w:r w:rsidR="007C0671">
        <w:rPr>
          <w:color w:val="1F1F1F"/>
          <w:sz w:val="24"/>
          <w:szCs w:val="24"/>
          <w:highlight w:val="white"/>
        </w:rPr>
        <w:t>nezkoumají</w:t>
      </w:r>
      <w:proofErr w:type="spellEnd"/>
      <w:r w:rsidR="007C0671">
        <w:rPr>
          <w:color w:val="1F1F1F"/>
          <w:sz w:val="24"/>
          <w:szCs w:val="24"/>
          <w:highlight w:val="white"/>
        </w:rPr>
        <w:t xml:space="preserve"> </w:t>
      </w:r>
      <w:proofErr w:type="spellStart"/>
      <w:r w:rsidR="007C0671">
        <w:rPr>
          <w:color w:val="1F1F1F"/>
          <w:sz w:val="24"/>
          <w:szCs w:val="24"/>
          <w:highlight w:val="white"/>
        </w:rPr>
        <w:t>všude</w:t>
      </w:r>
      <w:proofErr w:type="spellEnd"/>
      <w:r w:rsidR="007C0671">
        <w:rPr>
          <w:color w:val="1F1F1F"/>
          <w:sz w:val="24"/>
          <w:szCs w:val="24"/>
          <w:highlight w:val="white"/>
        </w:rPr>
        <w:t xml:space="preserve">, </w:t>
      </w:r>
      <w:proofErr w:type="spellStart"/>
      <w:r w:rsidR="007C0671">
        <w:rPr>
          <w:color w:val="1F1F1F"/>
          <w:sz w:val="24"/>
          <w:szCs w:val="24"/>
          <w:highlight w:val="white"/>
        </w:rPr>
        <w:t>spíše</w:t>
      </w:r>
      <w:proofErr w:type="spellEnd"/>
      <w:r w:rsidR="007C0671">
        <w:rPr>
          <w:color w:val="1F1F1F"/>
          <w:sz w:val="24"/>
          <w:szCs w:val="24"/>
          <w:highlight w:val="white"/>
        </w:rPr>
        <w:t xml:space="preserve"> </w:t>
      </w:r>
      <w:proofErr w:type="spellStart"/>
      <w:r w:rsidR="007C0671">
        <w:rPr>
          <w:color w:val="1F1F1F"/>
          <w:sz w:val="24"/>
          <w:szCs w:val="24"/>
          <w:highlight w:val="white"/>
        </w:rPr>
        <w:t>výjimečně</w:t>
      </w:r>
      <w:proofErr w:type="spellEnd"/>
      <w:r w:rsidR="007C0671">
        <w:rPr>
          <w:color w:val="1F1F1F"/>
          <w:sz w:val="24"/>
          <w:szCs w:val="24"/>
          <w:highlight w:val="white"/>
        </w:rPr>
        <w:t xml:space="preserve">, v </w:t>
      </w:r>
      <w:proofErr w:type="spellStart"/>
      <w:r w:rsidR="007C0671">
        <w:rPr>
          <w:color w:val="1F1F1F"/>
          <w:sz w:val="24"/>
          <w:szCs w:val="24"/>
          <w:highlight w:val="white"/>
        </w:rPr>
        <w:t>Pravidlech</w:t>
      </w:r>
      <w:proofErr w:type="spellEnd"/>
      <w:r w:rsidR="007C0671">
        <w:rPr>
          <w:color w:val="1F1F1F"/>
          <w:sz w:val="24"/>
          <w:szCs w:val="24"/>
          <w:highlight w:val="white"/>
        </w:rPr>
        <w:t xml:space="preserve"> je </w:t>
      </w:r>
      <w:proofErr w:type="spellStart"/>
      <w:r w:rsidR="007C0671">
        <w:rPr>
          <w:color w:val="1F1F1F"/>
          <w:sz w:val="24"/>
          <w:szCs w:val="24"/>
          <w:highlight w:val="white"/>
        </w:rPr>
        <w:t>překážkou</w:t>
      </w:r>
      <w:proofErr w:type="spellEnd"/>
      <w:r w:rsidR="007C0671">
        <w:rPr>
          <w:color w:val="1F1F1F"/>
          <w:sz w:val="24"/>
          <w:szCs w:val="24"/>
          <w:highlight w:val="white"/>
        </w:rPr>
        <w:t xml:space="preserve"> </w:t>
      </w:r>
      <w:proofErr w:type="spellStart"/>
      <w:r w:rsidR="007C0671">
        <w:rPr>
          <w:color w:val="1F1F1F"/>
          <w:sz w:val="24"/>
          <w:szCs w:val="24"/>
          <w:highlight w:val="white"/>
        </w:rPr>
        <w:t>pouze</w:t>
      </w:r>
      <w:proofErr w:type="spellEnd"/>
      <w:r w:rsidR="007C0671">
        <w:rPr>
          <w:color w:val="1F1F1F"/>
          <w:sz w:val="24"/>
          <w:szCs w:val="24"/>
          <w:highlight w:val="white"/>
        </w:rPr>
        <w:t xml:space="preserve"> </w:t>
      </w:r>
      <w:proofErr w:type="spellStart"/>
      <w:r w:rsidR="007C0671">
        <w:rPr>
          <w:color w:val="1F1F1F"/>
          <w:sz w:val="24"/>
          <w:szCs w:val="24"/>
          <w:highlight w:val="white"/>
        </w:rPr>
        <w:t>dluh</w:t>
      </w:r>
      <w:proofErr w:type="spellEnd"/>
      <w:r w:rsidR="007C0671">
        <w:rPr>
          <w:color w:val="1F1F1F"/>
          <w:sz w:val="24"/>
          <w:szCs w:val="24"/>
          <w:highlight w:val="white"/>
        </w:rPr>
        <w:t xml:space="preserve"> </w:t>
      </w:r>
      <w:proofErr w:type="spellStart"/>
      <w:r w:rsidR="007C0671">
        <w:rPr>
          <w:color w:val="1F1F1F"/>
          <w:sz w:val="24"/>
          <w:szCs w:val="24"/>
          <w:highlight w:val="white"/>
        </w:rPr>
        <w:t>plynoucí</w:t>
      </w:r>
      <w:proofErr w:type="spellEnd"/>
      <w:r w:rsidR="007C0671">
        <w:rPr>
          <w:color w:val="1F1F1F"/>
          <w:sz w:val="24"/>
          <w:szCs w:val="24"/>
          <w:highlight w:val="white"/>
        </w:rPr>
        <w:t xml:space="preserve"> z </w:t>
      </w:r>
      <w:proofErr w:type="spellStart"/>
      <w:r w:rsidR="007C0671">
        <w:rPr>
          <w:color w:val="1F1F1F"/>
          <w:sz w:val="24"/>
          <w:szCs w:val="24"/>
          <w:highlight w:val="white"/>
        </w:rPr>
        <w:t>nájmu</w:t>
      </w:r>
      <w:proofErr w:type="spellEnd"/>
      <w:r w:rsidR="007C0671">
        <w:rPr>
          <w:color w:val="1F1F1F"/>
          <w:sz w:val="24"/>
          <w:szCs w:val="24"/>
          <w:highlight w:val="white"/>
        </w:rPr>
        <w:t xml:space="preserve"> OB]</w:t>
      </w:r>
      <w:r>
        <w:rPr>
          <w:color w:val="1F1F1F"/>
          <w:sz w:val="24"/>
          <w:szCs w:val="24"/>
          <w:highlight w:val="white"/>
        </w:rPr>
        <w:t xml:space="preserve">. K </w:t>
      </w:r>
      <w:proofErr w:type="spellStart"/>
      <w:r>
        <w:rPr>
          <w:color w:val="1F1F1F"/>
          <w:sz w:val="24"/>
          <w:szCs w:val="24"/>
          <w:highlight w:val="white"/>
        </w:rPr>
        <w:t>tomu</w:t>
      </w:r>
      <w:proofErr w:type="spellEnd"/>
      <w:r>
        <w:rPr>
          <w:color w:val="1F1F1F"/>
          <w:sz w:val="24"/>
          <w:szCs w:val="24"/>
          <w:highlight w:val="white"/>
        </w:rPr>
        <w:t xml:space="preserve"> se </w:t>
      </w:r>
      <w:proofErr w:type="spellStart"/>
      <w:r>
        <w:rPr>
          <w:color w:val="1F1F1F"/>
          <w:sz w:val="24"/>
          <w:szCs w:val="24"/>
          <w:highlight w:val="white"/>
        </w:rPr>
        <w:t>ještě</w:t>
      </w:r>
      <w:proofErr w:type="spellEnd"/>
      <w:r>
        <w:rPr>
          <w:color w:val="1F1F1F"/>
          <w:sz w:val="24"/>
          <w:szCs w:val="24"/>
          <w:highlight w:val="white"/>
        </w:rPr>
        <w:t xml:space="preserve"> </w:t>
      </w:r>
      <w:proofErr w:type="spellStart"/>
      <w:r>
        <w:rPr>
          <w:color w:val="1F1F1F"/>
          <w:sz w:val="24"/>
          <w:szCs w:val="24"/>
          <w:highlight w:val="white"/>
        </w:rPr>
        <w:t>vrátíme</w:t>
      </w:r>
      <w:proofErr w:type="spellEnd"/>
      <w:r>
        <w:rPr>
          <w:color w:val="1F1F1F"/>
          <w:sz w:val="24"/>
          <w:szCs w:val="24"/>
          <w:highlight w:val="white"/>
        </w:rPr>
        <w:t xml:space="preserve">, </w:t>
      </w:r>
      <w:proofErr w:type="spellStart"/>
      <w:r>
        <w:rPr>
          <w:color w:val="1F1F1F"/>
          <w:sz w:val="24"/>
          <w:szCs w:val="24"/>
          <w:highlight w:val="white"/>
        </w:rPr>
        <w:t>protože</w:t>
      </w:r>
      <w:proofErr w:type="spellEnd"/>
      <w:r>
        <w:rPr>
          <w:color w:val="1F1F1F"/>
          <w:sz w:val="24"/>
          <w:szCs w:val="24"/>
          <w:highlight w:val="white"/>
        </w:rPr>
        <w:t xml:space="preserve"> </w:t>
      </w:r>
      <w:proofErr w:type="spellStart"/>
      <w:r>
        <w:rPr>
          <w:color w:val="1F1F1F"/>
          <w:sz w:val="24"/>
          <w:szCs w:val="24"/>
          <w:highlight w:val="white"/>
        </w:rPr>
        <w:t>právě</w:t>
      </w:r>
      <w:proofErr w:type="spellEnd"/>
      <w:r>
        <w:rPr>
          <w:color w:val="1F1F1F"/>
          <w:sz w:val="24"/>
          <w:szCs w:val="24"/>
          <w:highlight w:val="white"/>
        </w:rPr>
        <w:t xml:space="preserve"> </w:t>
      </w:r>
      <w:proofErr w:type="spellStart"/>
      <w:r>
        <w:rPr>
          <w:color w:val="1F1F1F"/>
          <w:sz w:val="24"/>
          <w:szCs w:val="24"/>
          <w:highlight w:val="white"/>
        </w:rPr>
        <w:t>zde</w:t>
      </w:r>
      <w:proofErr w:type="spellEnd"/>
      <w:r>
        <w:rPr>
          <w:color w:val="1F1F1F"/>
          <w:sz w:val="24"/>
          <w:szCs w:val="24"/>
          <w:highlight w:val="white"/>
        </w:rPr>
        <w:t xml:space="preserve"> </w:t>
      </w:r>
      <w:proofErr w:type="spellStart"/>
      <w:r>
        <w:rPr>
          <w:color w:val="1F1F1F"/>
          <w:sz w:val="24"/>
          <w:szCs w:val="24"/>
          <w:highlight w:val="white"/>
        </w:rPr>
        <w:t>lidé</w:t>
      </w:r>
      <w:proofErr w:type="spellEnd"/>
      <w:r>
        <w:rPr>
          <w:color w:val="1F1F1F"/>
          <w:sz w:val="24"/>
          <w:szCs w:val="24"/>
          <w:highlight w:val="white"/>
        </w:rPr>
        <w:t xml:space="preserve"> </w:t>
      </w:r>
      <w:proofErr w:type="spellStart"/>
      <w:r>
        <w:rPr>
          <w:color w:val="1F1F1F"/>
          <w:sz w:val="24"/>
          <w:szCs w:val="24"/>
          <w:highlight w:val="white"/>
        </w:rPr>
        <w:t>často</w:t>
      </w:r>
      <w:proofErr w:type="spellEnd"/>
      <w:r>
        <w:rPr>
          <w:color w:val="1F1F1F"/>
          <w:sz w:val="24"/>
          <w:szCs w:val="24"/>
          <w:highlight w:val="white"/>
        </w:rPr>
        <w:t xml:space="preserve"> </w:t>
      </w:r>
      <w:proofErr w:type="spellStart"/>
      <w:r>
        <w:rPr>
          <w:color w:val="1F1F1F"/>
          <w:sz w:val="24"/>
          <w:szCs w:val="24"/>
          <w:highlight w:val="white"/>
        </w:rPr>
        <w:t>chybují</w:t>
      </w:r>
      <w:proofErr w:type="spellEnd"/>
      <w:r>
        <w:rPr>
          <w:color w:val="1F1F1F"/>
          <w:sz w:val="24"/>
          <w:szCs w:val="24"/>
          <w:highlight w:val="white"/>
        </w:rPr>
        <w:t>.</w:t>
      </w:r>
    </w:p>
    <w:p w14:paraId="512342DF" w14:textId="77777777" w:rsidR="00F35B07" w:rsidRDefault="00000000">
      <w:pPr>
        <w:spacing w:before="240" w:after="240"/>
        <w:rPr>
          <w:color w:val="1F1F1F"/>
          <w:sz w:val="24"/>
          <w:szCs w:val="24"/>
          <w:highlight w:val="white"/>
        </w:rPr>
      </w:pPr>
      <w:proofErr w:type="spellStart"/>
      <w:r>
        <w:rPr>
          <w:color w:val="1F1F1F"/>
          <w:sz w:val="24"/>
          <w:szCs w:val="24"/>
          <w:highlight w:val="white"/>
        </w:rPr>
        <w:t>Trvalý</w:t>
      </w:r>
      <w:proofErr w:type="spellEnd"/>
      <w:r>
        <w:rPr>
          <w:color w:val="1F1F1F"/>
          <w:sz w:val="24"/>
          <w:szCs w:val="24"/>
          <w:highlight w:val="white"/>
        </w:rPr>
        <w:t xml:space="preserve"> </w:t>
      </w:r>
      <w:proofErr w:type="spellStart"/>
      <w:r>
        <w:rPr>
          <w:color w:val="1F1F1F"/>
          <w:sz w:val="24"/>
          <w:szCs w:val="24"/>
          <w:highlight w:val="white"/>
        </w:rPr>
        <w:t>pobyt</w:t>
      </w:r>
      <w:proofErr w:type="spellEnd"/>
      <w:r>
        <w:rPr>
          <w:color w:val="1F1F1F"/>
          <w:sz w:val="24"/>
          <w:szCs w:val="24"/>
          <w:highlight w:val="white"/>
        </w:rPr>
        <w:t xml:space="preserve"> </w:t>
      </w:r>
      <w:proofErr w:type="spellStart"/>
      <w:r>
        <w:rPr>
          <w:color w:val="1F1F1F"/>
          <w:sz w:val="24"/>
          <w:szCs w:val="24"/>
          <w:highlight w:val="white"/>
        </w:rPr>
        <w:t>přímo</w:t>
      </w:r>
      <w:proofErr w:type="spellEnd"/>
      <w:r>
        <w:rPr>
          <w:color w:val="1F1F1F"/>
          <w:sz w:val="24"/>
          <w:szCs w:val="24"/>
          <w:highlight w:val="white"/>
        </w:rPr>
        <w:t xml:space="preserve"> v </w:t>
      </w:r>
      <w:proofErr w:type="spellStart"/>
      <w:r>
        <w:rPr>
          <w:color w:val="1F1F1F"/>
          <w:sz w:val="24"/>
          <w:szCs w:val="24"/>
          <w:highlight w:val="white"/>
        </w:rPr>
        <w:t>Brně</w:t>
      </w:r>
      <w:proofErr w:type="spellEnd"/>
      <w:r>
        <w:rPr>
          <w:color w:val="1F1F1F"/>
          <w:sz w:val="24"/>
          <w:szCs w:val="24"/>
          <w:highlight w:val="white"/>
        </w:rPr>
        <w:t xml:space="preserve"> </w:t>
      </w:r>
      <w:proofErr w:type="spellStart"/>
      <w:r>
        <w:rPr>
          <w:color w:val="1F1F1F"/>
          <w:sz w:val="24"/>
          <w:szCs w:val="24"/>
          <w:highlight w:val="white"/>
        </w:rPr>
        <w:t>podmínkou</w:t>
      </w:r>
      <w:proofErr w:type="spellEnd"/>
      <w:r>
        <w:rPr>
          <w:color w:val="1F1F1F"/>
          <w:sz w:val="24"/>
          <w:szCs w:val="24"/>
          <w:highlight w:val="white"/>
        </w:rPr>
        <w:t xml:space="preserve"> </w:t>
      </w:r>
      <w:proofErr w:type="spellStart"/>
      <w:r>
        <w:rPr>
          <w:color w:val="1F1F1F"/>
          <w:sz w:val="24"/>
          <w:szCs w:val="24"/>
          <w:highlight w:val="white"/>
        </w:rPr>
        <w:t>není</w:t>
      </w:r>
      <w:proofErr w:type="spellEnd"/>
      <w:r>
        <w:rPr>
          <w:color w:val="1F1F1F"/>
          <w:sz w:val="24"/>
          <w:szCs w:val="24"/>
          <w:highlight w:val="white"/>
        </w:rPr>
        <w:t xml:space="preserve">. </w:t>
      </w:r>
      <w:proofErr w:type="spellStart"/>
      <w:r>
        <w:rPr>
          <w:color w:val="1F1F1F"/>
          <w:sz w:val="24"/>
          <w:szCs w:val="24"/>
          <w:highlight w:val="white"/>
        </w:rPr>
        <w:t>Některé</w:t>
      </w:r>
      <w:proofErr w:type="spellEnd"/>
      <w:r>
        <w:rPr>
          <w:color w:val="1F1F1F"/>
          <w:sz w:val="24"/>
          <w:szCs w:val="24"/>
          <w:highlight w:val="white"/>
        </w:rPr>
        <w:t xml:space="preserve"> </w:t>
      </w:r>
      <w:proofErr w:type="spellStart"/>
      <w:r>
        <w:rPr>
          <w:color w:val="1F1F1F"/>
          <w:sz w:val="24"/>
          <w:szCs w:val="24"/>
          <w:highlight w:val="white"/>
        </w:rPr>
        <w:t>městské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ho ale </w:t>
      </w:r>
      <w:proofErr w:type="spellStart"/>
      <w:r>
        <w:rPr>
          <w:color w:val="1F1F1F"/>
          <w:sz w:val="24"/>
          <w:szCs w:val="24"/>
          <w:highlight w:val="white"/>
        </w:rPr>
        <w:t>mohou</w:t>
      </w:r>
      <w:proofErr w:type="spellEnd"/>
      <w:r>
        <w:rPr>
          <w:color w:val="1F1F1F"/>
          <w:sz w:val="24"/>
          <w:szCs w:val="24"/>
          <w:highlight w:val="white"/>
        </w:rPr>
        <w:t xml:space="preserve"> </w:t>
      </w:r>
      <w:proofErr w:type="spellStart"/>
      <w:r>
        <w:rPr>
          <w:color w:val="1F1F1F"/>
          <w:sz w:val="24"/>
          <w:szCs w:val="24"/>
          <w:highlight w:val="white"/>
        </w:rPr>
        <w:t>ve</w:t>
      </w:r>
      <w:proofErr w:type="spellEnd"/>
      <w:r>
        <w:rPr>
          <w:color w:val="1F1F1F"/>
          <w:sz w:val="24"/>
          <w:szCs w:val="24"/>
          <w:highlight w:val="white"/>
        </w:rPr>
        <w:t xml:space="preserve"> </w:t>
      </w:r>
      <w:proofErr w:type="spellStart"/>
      <w:r>
        <w:rPr>
          <w:color w:val="1F1F1F"/>
          <w:sz w:val="24"/>
          <w:szCs w:val="24"/>
          <w:highlight w:val="white"/>
        </w:rPr>
        <w:t>svém</w:t>
      </w:r>
      <w:proofErr w:type="spellEnd"/>
      <w:r>
        <w:rPr>
          <w:color w:val="1F1F1F"/>
          <w:sz w:val="24"/>
          <w:szCs w:val="24"/>
          <w:highlight w:val="white"/>
        </w:rPr>
        <w:t xml:space="preserve"> </w:t>
      </w:r>
      <w:proofErr w:type="spellStart"/>
      <w:r>
        <w:rPr>
          <w:color w:val="1F1F1F"/>
          <w:sz w:val="24"/>
          <w:szCs w:val="24"/>
          <w:highlight w:val="white"/>
        </w:rPr>
        <w:t>bodování</w:t>
      </w:r>
      <w:proofErr w:type="spellEnd"/>
      <w:r>
        <w:rPr>
          <w:color w:val="1F1F1F"/>
          <w:sz w:val="24"/>
          <w:szCs w:val="24"/>
          <w:highlight w:val="white"/>
        </w:rPr>
        <w:t xml:space="preserve"> </w:t>
      </w:r>
      <w:proofErr w:type="spellStart"/>
      <w:r>
        <w:rPr>
          <w:color w:val="1F1F1F"/>
          <w:sz w:val="24"/>
          <w:szCs w:val="24"/>
          <w:highlight w:val="white"/>
        </w:rPr>
        <w:t>zvýhodňovat</w:t>
      </w:r>
      <w:proofErr w:type="spellEnd"/>
      <w:r>
        <w:rPr>
          <w:color w:val="1F1F1F"/>
          <w:sz w:val="24"/>
          <w:szCs w:val="24"/>
          <w:highlight w:val="white"/>
        </w:rPr>
        <w:t xml:space="preserve">, </w:t>
      </w:r>
      <w:proofErr w:type="spellStart"/>
      <w:r>
        <w:rPr>
          <w:color w:val="1F1F1F"/>
          <w:sz w:val="24"/>
          <w:szCs w:val="24"/>
          <w:highlight w:val="white"/>
        </w:rPr>
        <w:t>takže</w:t>
      </w:r>
      <w:proofErr w:type="spellEnd"/>
      <w:r>
        <w:rPr>
          <w:color w:val="1F1F1F"/>
          <w:sz w:val="24"/>
          <w:szCs w:val="24"/>
          <w:highlight w:val="white"/>
        </w:rPr>
        <w:t xml:space="preserve"> se </w:t>
      </w:r>
      <w:proofErr w:type="spellStart"/>
      <w:r>
        <w:rPr>
          <w:color w:val="1F1F1F"/>
          <w:sz w:val="24"/>
          <w:szCs w:val="24"/>
          <w:highlight w:val="white"/>
        </w:rPr>
        <w:t>vyplatí</w:t>
      </w:r>
      <w:proofErr w:type="spellEnd"/>
      <w:r>
        <w:rPr>
          <w:color w:val="1F1F1F"/>
          <w:sz w:val="24"/>
          <w:szCs w:val="24"/>
          <w:highlight w:val="white"/>
        </w:rPr>
        <w:t xml:space="preserve"> to </w:t>
      </w:r>
      <w:proofErr w:type="spellStart"/>
      <w:r>
        <w:rPr>
          <w:color w:val="1F1F1F"/>
          <w:sz w:val="24"/>
          <w:szCs w:val="24"/>
          <w:highlight w:val="white"/>
        </w:rPr>
        <w:t>zkontrolovat</w:t>
      </w:r>
      <w:proofErr w:type="spellEnd"/>
      <w:r>
        <w:rPr>
          <w:color w:val="1F1F1F"/>
          <w:sz w:val="24"/>
          <w:szCs w:val="24"/>
          <w:highlight w:val="white"/>
        </w:rPr>
        <w:t xml:space="preserve"> v </w:t>
      </w:r>
      <w:proofErr w:type="spellStart"/>
      <w:r>
        <w:rPr>
          <w:color w:val="1F1F1F"/>
          <w:sz w:val="24"/>
          <w:szCs w:val="24"/>
          <w:highlight w:val="white"/>
        </w:rPr>
        <w:t>kritériích</w:t>
      </w:r>
      <w:proofErr w:type="spellEnd"/>
      <w:r>
        <w:rPr>
          <w:color w:val="1F1F1F"/>
          <w:sz w:val="24"/>
          <w:szCs w:val="24"/>
          <w:highlight w:val="white"/>
        </w:rPr>
        <w:t xml:space="preserve"> </w:t>
      </w:r>
      <w:proofErr w:type="spellStart"/>
      <w:r>
        <w:rPr>
          <w:color w:val="1F1F1F"/>
          <w:sz w:val="24"/>
          <w:szCs w:val="24"/>
          <w:highlight w:val="white"/>
        </w:rPr>
        <w:t>konkrétní</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w:t>
      </w:r>
    </w:p>
    <w:p w14:paraId="50C94658" w14:textId="77777777" w:rsidR="00F35B07" w:rsidRDefault="00000000">
      <w:pPr>
        <w:rPr>
          <w:color w:val="1F1F1F"/>
          <w:sz w:val="24"/>
          <w:szCs w:val="24"/>
          <w:highlight w:val="white"/>
        </w:rPr>
      </w:pPr>
      <w:r>
        <w:pict w14:anchorId="53A34343">
          <v:rect id="_x0000_i1027" style="width:0;height:1.5pt" o:hralign="center" o:hrstd="t" o:hr="t" fillcolor="#a0a0a0" stroked="f"/>
        </w:pict>
      </w:r>
    </w:p>
    <w:p w14:paraId="549C75EF" w14:textId="77777777" w:rsidR="00F35B07" w:rsidRDefault="00000000">
      <w:pPr>
        <w:pStyle w:val="Nadpis2"/>
        <w:keepNext w:val="0"/>
        <w:keepLines w:val="0"/>
        <w:spacing w:after="80"/>
        <w:rPr>
          <w:b/>
          <w:bCs/>
          <w:color w:val="1F1F1F"/>
          <w:sz w:val="34"/>
          <w:szCs w:val="34"/>
          <w:highlight w:val="white"/>
        </w:rPr>
      </w:pPr>
      <w:bookmarkStart w:id="6" w:name="_930zka4pq35c" w:colFirst="0" w:colLast="0"/>
      <w:bookmarkEnd w:id="6"/>
      <w:r>
        <w:rPr>
          <w:b/>
          <w:bCs/>
          <w:color w:val="1F1F1F"/>
          <w:sz w:val="34"/>
          <w:szCs w:val="34"/>
          <w:highlight w:val="white"/>
        </w:rPr>
        <w:t xml:space="preserve">3. Krok za </w:t>
      </w:r>
      <w:proofErr w:type="spellStart"/>
      <w:r>
        <w:rPr>
          <w:b/>
          <w:bCs/>
          <w:color w:val="1F1F1F"/>
          <w:sz w:val="34"/>
          <w:szCs w:val="34"/>
          <w:highlight w:val="white"/>
        </w:rPr>
        <w:t>krokem</w:t>
      </w:r>
      <w:proofErr w:type="spellEnd"/>
      <w:r>
        <w:rPr>
          <w:b/>
          <w:bCs/>
          <w:color w:val="1F1F1F"/>
          <w:sz w:val="34"/>
          <w:szCs w:val="34"/>
          <w:highlight w:val="white"/>
        </w:rPr>
        <w:t xml:space="preserve">: </w:t>
      </w:r>
      <w:proofErr w:type="spellStart"/>
      <w:r>
        <w:rPr>
          <w:b/>
          <w:bCs/>
          <w:color w:val="1F1F1F"/>
          <w:sz w:val="34"/>
          <w:szCs w:val="34"/>
          <w:highlight w:val="white"/>
        </w:rPr>
        <w:t>běžný</w:t>
      </w:r>
      <w:proofErr w:type="spellEnd"/>
      <w:r>
        <w:rPr>
          <w:b/>
          <w:bCs/>
          <w:color w:val="1F1F1F"/>
          <w:sz w:val="34"/>
          <w:szCs w:val="34"/>
          <w:highlight w:val="white"/>
        </w:rPr>
        <w:t xml:space="preserve"> </w:t>
      </w:r>
      <w:proofErr w:type="spellStart"/>
      <w:r>
        <w:rPr>
          <w:b/>
          <w:bCs/>
          <w:color w:val="1F1F1F"/>
          <w:sz w:val="34"/>
          <w:szCs w:val="34"/>
          <w:highlight w:val="white"/>
        </w:rPr>
        <w:t>obecní</w:t>
      </w:r>
      <w:proofErr w:type="spellEnd"/>
      <w:r>
        <w:rPr>
          <w:b/>
          <w:bCs/>
          <w:color w:val="1F1F1F"/>
          <w:sz w:val="34"/>
          <w:szCs w:val="34"/>
          <w:highlight w:val="white"/>
        </w:rPr>
        <w:t xml:space="preserve"> </w:t>
      </w:r>
      <w:proofErr w:type="spellStart"/>
      <w:r>
        <w:rPr>
          <w:b/>
          <w:bCs/>
          <w:color w:val="1F1F1F"/>
          <w:sz w:val="34"/>
          <w:szCs w:val="34"/>
          <w:highlight w:val="white"/>
        </w:rPr>
        <w:t>byt</w:t>
      </w:r>
      <w:proofErr w:type="spellEnd"/>
    </w:p>
    <w:p w14:paraId="1165351B" w14:textId="77777777" w:rsidR="00F35B07" w:rsidRDefault="00000000">
      <w:pPr>
        <w:spacing w:before="240" w:after="240"/>
        <w:rPr>
          <w:color w:val="1F1F1F"/>
          <w:sz w:val="24"/>
          <w:szCs w:val="24"/>
          <w:highlight w:val="white"/>
        </w:rPr>
      </w:pPr>
      <w:r>
        <w:rPr>
          <w:b/>
          <w:bCs/>
          <w:color w:val="1F1F1F"/>
          <w:sz w:val="24"/>
          <w:szCs w:val="24"/>
          <w:highlight w:val="white"/>
        </w:rPr>
        <w:t xml:space="preserve">Krok 1 - </w:t>
      </w:r>
      <w:proofErr w:type="spellStart"/>
      <w:r>
        <w:rPr>
          <w:b/>
          <w:bCs/>
          <w:color w:val="1F1F1F"/>
          <w:sz w:val="24"/>
          <w:szCs w:val="24"/>
          <w:highlight w:val="white"/>
        </w:rPr>
        <w:t>vyberte</w:t>
      </w:r>
      <w:proofErr w:type="spellEnd"/>
      <w:r>
        <w:rPr>
          <w:b/>
          <w:bCs/>
          <w:color w:val="1F1F1F"/>
          <w:sz w:val="24"/>
          <w:szCs w:val="24"/>
          <w:highlight w:val="white"/>
        </w:rPr>
        <w:t xml:space="preserve"> </w:t>
      </w:r>
      <w:proofErr w:type="spellStart"/>
      <w:r>
        <w:rPr>
          <w:b/>
          <w:bCs/>
          <w:color w:val="1F1F1F"/>
          <w:sz w:val="24"/>
          <w:szCs w:val="24"/>
          <w:highlight w:val="white"/>
        </w:rPr>
        <w:t>si</w:t>
      </w:r>
      <w:proofErr w:type="spellEnd"/>
      <w:r>
        <w:rPr>
          <w:b/>
          <w:bCs/>
          <w:color w:val="1F1F1F"/>
          <w:sz w:val="24"/>
          <w:szCs w:val="24"/>
          <w:highlight w:val="white"/>
        </w:rPr>
        <w:t xml:space="preserve"> </w:t>
      </w:r>
      <w:proofErr w:type="spellStart"/>
      <w:r>
        <w:rPr>
          <w:b/>
          <w:bCs/>
          <w:color w:val="1F1F1F"/>
          <w:sz w:val="24"/>
          <w:szCs w:val="24"/>
          <w:highlight w:val="white"/>
        </w:rPr>
        <w:t>městské</w:t>
      </w:r>
      <w:proofErr w:type="spellEnd"/>
      <w:r>
        <w:rPr>
          <w:b/>
          <w:bCs/>
          <w:color w:val="1F1F1F"/>
          <w:sz w:val="24"/>
          <w:szCs w:val="24"/>
          <w:highlight w:val="white"/>
        </w:rPr>
        <w:t xml:space="preserve"> </w:t>
      </w:r>
      <w:proofErr w:type="spellStart"/>
      <w:r>
        <w:rPr>
          <w:b/>
          <w:bCs/>
          <w:color w:val="1F1F1F"/>
          <w:sz w:val="24"/>
          <w:szCs w:val="24"/>
          <w:highlight w:val="white"/>
        </w:rPr>
        <w:t>části</w:t>
      </w:r>
      <w:proofErr w:type="spellEnd"/>
      <w:r>
        <w:rPr>
          <w:b/>
          <w:bCs/>
          <w:color w:val="1F1F1F"/>
          <w:sz w:val="24"/>
          <w:szCs w:val="24"/>
          <w:highlight w:val="white"/>
        </w:rPr>
        <w:t xml:space="preserve"> a </w:t>
      </w:r>
      <w:proofErr w:type="spellStart"/>
      <w:r>
        <w:rPr>
          <w:b/>
          <w:bCs/>
          <w:color w:val="1F1F1F"/>
          <w:sz w:val="24"/>
          <w:szCs w:val="24"/>
          <w:highlight w:val="white"/>
        </w:rPr>
        <w:t>nastudujte</w:t>
      </w:r>
      <w:proofErr w:type="spellEnd"/>
      <w:r>
        <w:rPr>
          <w:b/>
          <w:bCs/>
          <w:color w:val="1F1F1F"/>
          <w:sz w:val="24"/>
          <w:szCs w:val="24"/>
          <w:highlight w:val="white"/>
        </w:rPr>
        <w:t xml:space="preserve"> </w:t>
      </w:r>
      <w:proofErr w:type="spellStart"/>
      <w:r>
        <w:rPr>
          <w:b/>
          <w:bCs/>
          <w:color w:val="1F1F1F"/>
          <w:sz w:val="24"/>
          <w:szCs w:val="24"/>
          <w:highlight w:val="white"/>
        </w:rPr>
        <w:t>jejich</w:t>
      </w:r>
      <w:proofErr w:type="spellEnd"/>
      <w:r>
        <w:rPr>
          <w:b/>
          <w:bCs/>
          <w:color w:val="1F1F1F"/>
          <w:sz w:val="24"/>
          <w:szCs w:val="24"/>
          <w:highlight w:val="white"/>
        </w:rPr>
        <w:t xml:space="preserve"> </w:t>
      </w:r>
      <w:proofErr w:type="spellStart"/>
      <w:r>
        <w:rPr>
          <w:b/>
          <w:bCs/>
          <w:color w:val="1F1F1F"/>
          <w:sz w:val="24"/>
          <w:szCs w:val="24"/>
          <w:highlight w:val="white"/>
        </w:rPr>
        <w:t>pravidla</w:t>
      </w:r>
      <w:proofErr w:type="spellEnd"/>
      <w:r>
        <w:rPr>
          <w:b/>
          <w:bCs/>
          <w:color w:val="1F1F1F"/>
          <w:sz w:val="24"/>
          <w:szCs w:val="24"/>
          <w:highlight w:val="white"/>
        </w:rPr>
        <w:t>.</w:t>
      </w:r>
      <w:r>
        <w:rPr>
          <w:color w:val="1F1F1F"/>
          <w:sz w:val="24"/>
          <w:szCs w:val="24"/>
          <w:highlight w:val="white"/>
        </w:rPr>
        <w:t xml:space="preserve"> </w:t>
      </w:r>
    </w:p>
    <w:p w14:paraId="72B31A22" w14:textId="77777777" w:rsidR="00F35B07" w:rsidRDefault="00000000">
      <w:pPr>
        <w:spacing w:before="240" w:after="240"/>
        <w:rPr>
          <w:color w:val="1F1F1F"/>
          <w:sz w:val="24"/>
          <w:szCs w:val="24"/>
          <w:highlight w:val="white"/>
        </w:rPr>
      </w:pPr>
      <w:proofErr w:type="spellStart"/>
      <w:r>
        <w:rPr>
          <w:color w:val="1F1F1F"/>
          <w:sz w:val="24"/>
          <w:szCs w:val="24"/>
          <w:highlight w:val="white"/>
        </w:rPr>
        <w:t>Rozhodněte</w:t>
      </w:r>
      <w:proofErr w:type="spellEnd"/>
      <w:r>
        <w:rPr>
          <w:color w:val="1F1F1F"/>
          <w:sz w:val="24"/>
          <w:szCs w:val="24"/>
          <w:highlight w:val="white"/>
        </w:rPr>
        <w:t xml:space="preserve"> se, </w:t>
      </w:r>
      <w:proofErr w:type="spellStart"/>
      <w:r>
        <w:rPr>
          <w:color w:val="1F1F1F"/>
          <w:sz w:val="24"/>
          <w:szCs w:val="24"/>
          <w:highlight w:val="white"/>
        </w:rPr>
        <w:t>kde</w:t>
      </w:r>
      <w:proofErr w:type="spellEnd"/>
      <w:r>
        <w:rPr>
          <w:color w:val="1F1F1F"/>
          <w:sz w:val="24"/>
          <w:szCs w:val="24"/>
          <w:highlight w:val="white"/>
        </w:rPr>
        <w:t xml:space="preserve"> </w:t>
      </w:r>
      <w:proofErr w:type="spellStart"/>
      <w:r>
        <w:rPr>
          <w:color w:val="1F1F1F"/>
          <w:sz w:val="24"/>
          <w:szCs w:val="24"/>
          <w:highlight w:val="white"/>
        </w:rPr>
        <w:t>chcete</w:t>
      </w:r>
      <w:proofErr w:type="spellEnd"/>
      <w:r>
        <w:rPr>
          <w:color w:val="1F1F1F"/>
          <w:sz w:val="24"/>
          <w:szCs w:val="24"/>
          <w:highlight w:val="white"/>
        </w:rPr>
        <w:t xml:space="preserve"> </w:t>
      </w:r>
      <w:proofErr w:type="spellStart"/>
      <w:r>
        <w:rPr>
          <w:color w:val="1F1F1F"/>
          <w:sz w:val="24"/>
          <w:szCs w:val="24"/>
          <w:highlight w:val="white"/>
        </w:rPr>
        <w:t>bydlet</w:t>
      </w:r>
      <w:proofErr w:type="spellEnd"/>
      <w:r>
        <w:rPr>
          <w:color w:val="1F1F1F"/>
          <w:sz w:val="24"/>
          <w:szCs w:val="24"/>
          <w:highlight w:val="white"/>
        </w:rPr>
        <w:t xml:space="preserve">, a u </w:t>
      </w:r>
      <w:proofErr w:type="spellStart"/>
      <w:r>
        <w:rPr>
          <w:color w:val="1F1F1F"/>
          <w:sz w:val="24"/>
          <w:szCs w:val="24"/>
          <w:highlight w:val="white"/>
        </w:rPr>
        <w:t>každé</w:t>
      </w:r>
      <w:proofErr w:type="spellEnd"/>
      <w:r>
        <w:rPr>
          <w:color w:val="1F1F1F"/>
          <w:sz w:val="24"/>
          <w:szCs w:val="24"/>
          <w:highlight w:val="white"/>
        </w:rPr>
        <w:t xml:space="preserve"> </w:t>
      </w:r>
      <w:proofErr w:type="spellStart"/>
      <w:r>
        <w:rPr>
          <w:color w:val="1F1F1F"/>
          <w:sz w:val="24"/>
          <w:szCs w:val="24"/>
          <w:highlight w:val="white"/>
        </w:rPr>
        <w:t>vybrané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w:t>
      </w:r>
      <w:proofErr w:type="spellStart"/>
      <w:r>
        <w:rPr>
          <w:color w:val="1F1F1F"/>
          <w:sz w:val="24"/>
          <w:szCs w:val="24"/>
          <w:highlight w:val="white"/>
        </w:rPr>
        <w:t>projděte</w:t>
      </w:r>
      <w:proofErr w:type="spellEnd"/>
      <w:r>
        <w:rPr>
          <w:color w:val="1F1F1F"/>
          <w:sz w:val="24"/>
          <w:szCs w:val="24"/>
          <w:highlight w:val="white"/>
        </w:rPr>
        <w:t xml:space="preserve"> </w:t>
      </w:r>
      <w:proofErr w:type="spellStart"/>
      <w:r>
        <w:rPr>
          <w:color w:val="1F1F1F"/>
          <w:sz w:val="24"/>
          <w:szCs w:val="24"/>
          <w:highlight w:val="white"/>
        </w:rPr>
        <w:t>její</w:t>
      </w:r>
      <w:proofErr w:type="spellEnd"/>
      <w:r>
        <w:rPr>
          <w:color w:val="1F1F1F"/>
          <w:sz w:val="24"/>
          <w:szCs w:val="24"/>
          <w:highlight w:val="white"/>
        </w:rPr>
        <w:t xml:space="preserve"> </w:t>
      </w:r>
      <w:proofErr w:type="spellStart"/>
      <w:r>
        <w:rPr>
          <w:color w:val="1F1F1F"/>
          <w:sz w:val="24"/>
          <w:szCs w:val="24"/>
          <w:highlight w:val="white"/>
        </w:rPr>
        <w:t>bodovací</w:t>
      </w:r>
      <w:proofErr w:type="spellEnd"/>
      <w:r>
        <w:rPr>
          <w:color w:val="1F1F1F"/>
          <w:sz w:val="24"/>
          <w:szCs w:val="24"/>
          <w:highlight w:val="white"/>
        </w:rPr>
        <w:t xml:space="preserve"> </w:t>
      </w:r>
      <w:proofErr w:type="spellStart"/>
      <w:r>
        <w:rPr>
          <w:color w:val="1F1F1F"/>
          <w:sz w:val="24"/>
          <w:szCs w:val="24"/>
          <w:highlight w:val="white"/>
        </w:rPr>
        <w:t>kritéria</w:t>
      </w:r>
      <w:proofErr w:type="spellEnd"/>
      <w:r>
        <w:rPr>
          <w:color w:val="1F1F1F"/>
          <w:sz w:val="24"/>
          <w:szCs w:val="24"/>
          <w:highlight w:val="white"/>
        </w:rPr>
        <w:t xml:space="preserve">. </w:t>
      </w:r>
      <w:proofErr w:type="spellStart"/>
      <w:r>
        <w:rPr>
          <w:color w:val="1F1F1F"/>
          <w:sz w:val="24"/>
          <w:szCs w:val="24"/>
          <w:highlight w:val="white"/>
        </w:rPr>
        <w:t>Odkaz</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schválená</w:t>
      </w:r>
      <w:proofErr w:type="spellEnd"/>
      <w:r>
        <w:rPr>
          <w:color w:val="1F1F1F"/>
          <w:sz w:val="24"/>
          <w:szCs w:val="24"/>
          <w:highlight w:val="white"/>
        </w:rPr>
        <w:t xml:space="preserve"> </w:t>
      </w:r>
      <w:proofErr w:type="spellStart"/>
      <w:r>
        <w:rPr>
          <w:color w:val="1F1F1F"/>
          <w:sz w:val="24"/>
          <w:szCs w:val="24"/>
          <w:highlight w:val="white"/>
        </w:rPr>
        <w:t>pravidla</w:t>
      </w:r>
      <w:proofErr w:type="spellEnd"/>
      <w:r>
        <w:rPr>
          <w:color w:val="1F1F1F"/>
          <w:sz w:val="24"/>
          <w:szCs w:val="24"/>
          <w:highlight w:val="white"/>
        </w:rPr>
        <w:t xml:space="preserve"> </w:t>
      </w:r>
      <w:proofErr w:type="spellStart"/>
      <w:r>
        <w:rPr>
          <w:color w:val="1F1F1F"/>
          <w:sz w:val="24"/>
          <w:szCs w:val="24"/>
          <w:highlight w:val="white"/>
        </w:rPr>
        <w:t>každé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najdete</w:t>
      </w:r>
      <w:proofErr w:type="spellEnd"/>
      <w:r>
        <w:rPr>
          <w:color w:val="1F1F1F"/>
          <w:sz w:val="24"/>
          <w:szCs w:val="24"/>
          <w:highlight w:val="white"/>
        </w:rPr>
        <w:t xml:space="preserve"> v </w:t>
      </w:r>
      <w:proofErr w:type="spellStart"/>
      <w:r>
        <w:rPr>
          <w:color w:val="1F1F1F"/>
          <w:sz w:val="24"/>
          <w:szCs w:val="24"/>
          <w:highlight w:val="white"/>
        </w:rPr>
        <w:t>seznamu</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konci</w:t>
      </w:r>
      <w:proofErr w:type="spellEnd"/>
      <w:r>
        <w:rPr>
          <w:color w:val="1F1F1F"/>
          <w:sz w:val="24"/>
          <w:szCs w:val="24"/>
          <w:highlight w:val="white"/>
        </w:rPr>
        <w:t xml:space="preserve"> </w:t>
      </w:r>
      <w:proofErr w:type="spellStart"/>
      <w:r>
        <w:rPr>
          <w:color w:val="1F1F1F"/>
          <w:sz w:val="24"/>
          <w:szCs w:val="24"/>
          <w:highlight w:val="white"/>
        </w:rPr>
        <w:t>této</w:t>
      </w:r>
      <w:proofErr w:type="spellEnd"/>
      <w:r>
        <w:rPr>
          <w:color w:val="1F1F1F"/>
          <w:sz w:val="24"/>
          <w:szCs w:val="24"/>
          <w:highlight w:val="white"/>
        </w:rPr>
        <w:t xml:space="preserve"> </w:t>
      </w:r>
      <w:proofErr w:type="spellStart"/>
      <w:r>
        <w:rPr>
          <w:color w:val="1F1F1F"/>
          <w:sz w:val="24"/>
          <w:szCs w:val="24"/>
          <w:highlight w:val="white"/>
        </w:rPr>
        <w:t>příručky</w:t>
      </w:r>
      <w:proofErr w:type="spellEnd"/>
      <w:r>
        <w:rPr>
          <w:color w:val="1F1F1F"/>
          <w:sz w:val="24"/>
          <w:szCs w:val="24"/>
          <w:highlight w:val="white"/>
        </w:rPr>
        <w:t xml:space="preserve"> (</w:t>
      </w:r>
      <w:proofErr w:type="spellStart"/>
      <w:r>
        <w:rPr>
          <w:color w:val="1F1F1F"/>
          <w:sz w:val="24"/>
          <w:szCs w:val="24"/>
          <w:highlight w:val="white"/>
        </w:rPr>
        <w:t>souhrnně</w:t>
      </w:r>
      <w:proofErr w:type="spellEnd"/>
      <w:r>
        <w:rPr>
          <w:color w:val="1F1F1F"/>
          <w:sz w:val="24"/>
          <w:szCs w:val="24"/>
          <w:highlight w:val="white"/>
        </w:rPr>
        <w:t xml:space="preserve"> </w:t>
      </w:r>
      <w:proofErr w:type="spellStart"/>
      <w:r>
        <w:rPr>
          <w:color w:val="1F1F1F"/>
          <w:sz w:val="24"/>
          <w:szCs w:val="24"/>
          <w:highlight w:val="white"/>
        </w:rPr>
        <w:t>jsou</w:t>
      </w:r>
      <w:proofErr w:type="spellEnd"/>
      <w:r>
        <w:rPr>
          <w:color w:val="1F1F1F"/>
          <w:sz w:val="24"/>
          <w:szCs w:val="24"/>
          <w:highlight w:val="white"/>
        </w:rPr>
        <w:t xml:space="preserve"> </w:t>
      </w:r>
      <w:proofErr w:type="spellStart"/>
      <w:r>
        <w:rPr>
          <w:color w:val="1F1F1F"/>
          <w:sz w:val="24"/>
          <w:szCs w:val="24"/>
          <w:highlight w:val="white"/>
        </w:rPr>
        <w:t>shromážděna</w:t>
      </w:r>
      <w:proofErr w:type="spellEnd"/>
      <w:r>
        <w:rPr>
          <w:color w:val="1F1F1F"/>
          <w:sz w:val="24"/>
          <w:szCs w:val="24"/>
          <w:highlight w:val="white"/>
        </w:rPr>
        <w:t xml:space="preserve"> </w:t>
      </w:r>
      <w:proofErr w:type="spellStart"/>
      <w:r>
        <w:rPr>
          <w:color w:val="1F1F1F"/>
          <w:sz w:val="24"/>
          <w:szCs w:val="24"/>
          <w:highlight w:val="white"/>
        </w:rPr>
        <w:t>i</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portálu</w:t>
      </w:r>
      <w:proofErr w:type="spellEnd"/>
      <w:r>
        <w:rPr>
          <w:color w:val="1F1F1F"/>
          <w:sz w:val="24"/>
          <w:szCs w:val="24"/>
          <w:highlight w:val="white"/>
        </w:rPr>
        <w:t xml:space="preserve"> </w:t>
      </w:r>
      <w:hyperlink r:id="rId8">
        <w:r>
          <w:rPr>
            <w:color w:val="1155CC"/>
            <w:sz w:val="24"/>
            <w:szCs w:val="24"/>
            <w:highlight w:val="white"/>
            <w:u w:val="single"/>
          </w:rPr>
          <w:t>bydleni.brno.cz/</w:t>
        </w:r>
        <w:proofErr w:type="spellStart"/>
        <w:r>
          <w:rPr>
            <w:color w:val="1155CC"/>
            <w:sz w:val="24"/>
            <w:szCs w:val="24"/>
            <w:highlight w:val="white"/>
            <w:u w:val="single"/>
          </w:rPr>
          <w:t>bezne-byty</w:t>
        </w:r>
        <w:proofErr w:type="spellEnd"/>
        <w:r>
          <w:rPr>
            <w:color w:val="1155CC"/>
            <w:sz w:val="24"/>
            <w:szCs w:val="24"/>
            <w:highlight w:val="white"/>
            <w:u w:val="single"/>
          </w:rPr>
          <w:t>/</w:t>
        </w:r>
      </w:hyperlink>
      <w:r>
        <w:rPr>
          <w:color w:val="1F1F1F"/>
          <w:sz w:val="24"/>
          <w:szCs w:val="24"/>
          <w:highlight w:val="white"/>
        </w:rPr>
        <w:t xml:space="preserve">). </w:t>
      </w:r>
    </w:p>
    <w:p w14:paraId="5BFE7593" w14:textId="77777777" w:rsidR="00F35B07" w:rsidRDefault="00000000">
      <w:pPr>
        <w:spacing w:before="240" w:after="240"/>
        <w:rPr>
          <w:color w:val="1F1F1F"/>
          <w:sz w:val="24"/>
          <w:szCs w:val="24"/>
          <w:highlight w:val="white"/>
        </w:rPr>
      </w:pPr>
      <w:commentRangeStart w:id="7"/>
      <w:r>
        <w:rPr>
          <w:color w:val="1F1F1F"/>
          <w:sz w:val="24"/>
          <w:szCs w:val="24"/>
          <w:highlight w:val="white"/>
        </w:rPr>
        <w:t xml:space="preserve">K </w:t>
      </w:r>
      <w:proofErr w:type="spellStart"/>
      <w:r>
        <w:rPr>
          <w:color w:val="1F1F1F"/>
          <w:sz w:val="24"/>
          <w:szCs w:val="24"/>
          <w:highlight w:val="white"/>
        </w:rPr>
        <w:t>tomu</w:t>
      </w:r>
      <w:proofErr w:type="spellEnd"/>
      <w:r>
        <w:rPr>
          <w:color w:val="1F1F1F"/>
          <w:sz w:val="24"/>
          <w:szCs w:val="24"/>
          <w:highlight w:val="white"/>
        </w:rPr>
        <w:t xml:space="preserve">, jak </w:t>
      </w:r>
      <w:proofErr w:type="spellStart"/>
      <w:r>
        <w:rPr>
          <w:color w:val="1F1F1F"/>
          <w:sz w:val="24"/>
          <w:szCs w:val="24"/>
          <w:highlight w:val="white"/>
        </w:rPr>
        <w:t>vybírat</w:t>
      </w:r>
      <w:proofErr w:type="spellEnd"/>
      <w:r>
        <w:rPr>
          <w:color w:val="1F1F1F"/>
          <w:sz w:val="24"/>
          <w:szCs w:val="24"/>
          <w:highlight w:val="white"/>
        </w:rPr>
        <w:t xml:space="preserve"> </w:t>
      </w:r>
      <w:proofErr w:type="spellStart"/>
      <w:r>
        <w:rPr>
          <w:color w:val="1F1F1F"/>
          <w:sz w:val="24"/>
          <w:szCs w:val="24"/>
          <w:highlight w:val="white"/>
        </w:rPr>
        <w:t>chytře</w:t>
      </w:r>
      <w:proofErr w:type="spellEnd"/>
      <w:r>
        <w:rPr>
          <w:color w:val="1F1F1F"/>
          <w:sz w:val="24"/>
          <w:szCs w:val="24"/>
          <w:highlight w:val="white"/>
        </w:rPr>
        <w:t xml:space="preserve">, se </w:t>
      </w:r>
      <w:proofErr w:type="spellStart"/>
      <w:r>
        <w:rPr>
          <w:color w:val="1F1F1F"/>
          <w:sz w:val="24"/>
          <w:szCs w:val="24"/>
          <w:highlight w:val="white"/>
        </w:rPr>
        <w:t>dostaneme</w:t>
      </w:r>
      <w:proofErr w:type="spellEnd"/>
      <w:r>
        <w:rPr>
          <w:color w:val="1F1F1F"/>
          <w:sz w:val="24"/>
          <w:szCs w:val="24"/>
          <w:highlight w:val="white"/>
        </w:rPr>
        <w:t xml:space="preserve"> v </w:t>
      </w:r>
      <w:proofErr w:type="spellStart"/>
      <w:r>
        <w:rPr>
          <w:color w:val="1F1F1F"/>
          <w:sz w:val="24"/>
          <w:szCs w:val="24"/>
          <w:highlight w:val="white"/>
        </w:rPr>
        <w:t>páté</w:t>
      </w:r>
      <w:proofErr w:type="spellEnd"/>
      <w:r>
        <w:rPr>
          <w:color w:val="1F1F1F"/>
          <w:sz w:val="24"/>
          <w:szCs w:val="24"/>
          <w:highlight w:val="white"/>
        </w:rPr>
        <w:t xml:space="preserve"> </w:t>
      </w:r>
      <w:proofErr w:type="spellStart"/>
      <w:r>
        <w:rPr>
          <w:color w:val="1F1F1F"/>
          <w:sz w:val="24"/>
          <w:szCs w:val="24"/>
          <w:highlight w:val="white"/>
        </w:rPr>
        <w:t>kapitole</w:t>
      </w:r>
      <w:proofErr w:type="spellEnd"/>
      <w:r>
        <w:rPr>
          <w:color w:val="1F1F1F"/>
          <w:sz w:val="24"/>
          <w:szCs w:val="24"/>
          <w:highlight w:val="white"/>
        </w:rPr>
        <w:t>.</w:t>
      </w:r>
      <w:commentRangeEnd w:id="7"/>
      <w:r>
        <w:commentReference w:id="7"/>
      </w:r>
    </w:p>
    <w:p w14:paraId="4BF15F8B" w14:textId="77777777" w:rsidR="00F35B07" w:rsidRDefault="00000000">
      <w:pPr>
        <w:spacing w:before="240" w:after="240"/>
        <w:rPr>
          <w:color w:val="1F1F1F"/>
          <w:sz w:val="24"/>
          <w:szCs w:val="24"/>
          <w:highlight w:val="white"/>
        </w:rPr>
      </w:pPr>
      <w:r>
        <w:rPr>
          <w:b/>
          <w:bCs/>
          <w:color w:val="1F1F1F"/>
          <w:sz w:val="24"/>
          <w:szCs w:val="24"/>
          <w:highlight w:val="white"/>
        </w:rPr>
        <w:t xml:space="preserve">Krok 2 - </w:t>
      </w:r>
      <w:proofErr w:type="spellStart"/>
      <w:r>
        <w:rPr>
          <w:b/>
          <w:bCs/>
          <w:color w:val="1F1F1F"/>
          <w:sz w:val="24"/>
          <w:szCs w:val="24"/>
          <w:highlight w:val="white"/>
        </w:rPr>
        <w:t>vyplňte</w:t>
      </w:r>
      <w:proofErr w:type="spellEnd"/>
      <w:r>
        <w:rPr>
          <w:b/>
          <w:bCs/>
          <w:color w:val="1F1F1F"/>
          <w:sz w:val="24"/>
          <w:szCs w:val="24"/>
          <w:highlight w:val="white"/>
        </w:rPr>
        <w:t xml:space="preserve"> </w:t>
      </w:r>
      <w:proofErr w:type="spellStart"/>
      <w:r>
        <w:rPr>
          <w:b/>
          <w:bCs/>
          <w:color w:val="1F1F1F"/>
          <w:sz w:val="24"/>
          <w:szCs w:val="24"/>
          <w:highlight w:val="white"/>
        </w:rPr>
        <w:t>žádost</w:t>
      </w:r>
      <w:proofErr w:type="spellEnd"/>
      <w:r>
        <w:rPr>
          <w:b/>
          <w:bCs/>
          <w:color w:val="1F1F1F"/>
          <w:sz w:val="24"/>
          <w:szCs w:val="24"/>
          <w:highlight w:val="white"/>
        </w:rPr>
        <w:t xml:space="preserve"> a </w:t>
      </w:r>
      <w:proofErr w:type="spellStart"/>
      <w:r>
        <w:rPr>
          <w:b/>
          <w:bCs/>
          <w:color w:val="1F1F1F"/>
          <w:sz w:val="24"/>
          <w:szCs w:val="24"/>
          <w:highlight w:val="white"/>
        </w:rPr>
        <w:t>podejte</w:t>
      </w:r>
      <w:proofErr w:type="spellEnd"/>
      <w:r>
        <w:rPr>
          <w:b/>
          <w:bCs/>
          <w:color w:val="1F1F1F"/>
          <w:sz w:val="24"/>
          <w:szCs w:val="24"/>
          <w:highlight w:val="white"/>
        </w:rPr>
        <w:t xml:space="preserve"> ji </w:t>
      </w:r>
      <w:proofErr w:type="spellStart"/>
      <w:r>
        <w:rPr>
          <w:b/>
          <w:bCs/>
          <w:color w:val="1F1F1F"/>
          <w:sz w:val="24"/>
          <w:szCs w:val="24"/>
          <w:highlight w:val="white"/>
        </w:rPr>
        <w:t>osobně</w:t>
      </w:r>
      <w:proofErr w:type="spellEnd"/>
      <w:r>
        <w:rPr>
          <w:b/>
          <w:bCs/>
          <w:color w:val="1F1F1F"/>
          <w:sz w:val="24"/>
          <w:szCs w:val="24"/>
          <w:highlight w:val="white"/>
        </w:rPr>
        <w:t xml:space="preserve"> </w:t>
      </w:r>
      <w:proofErr w:type="spellStart"/>
      <w:r>
        <w:rPr>
          <w:b/>
          <w:bCs/>
          <w:color w:val="1F1F1F"/>
          <w:sz w:val="24"/>
          <w:szCs w:val="24"/>
          <w:highlight w:val="white"/>
        </w:rPr>
        <w:t>na</w:t>
      </w:r>
      <w:proofErr w:type="spellEnd"/>
      <w:r>
        <w:rPr>
          <w:b/>
          <w:bCs/>
          <w:color w:val="1F1F1F"/>
          <w:sz w:val="24"/>
          <w:szCs w:val="24"/>
          <w:highlight w:val="white"/>
        </w:rPr>
        <w:t xml:space="preserve"> </w:t>
      </w:r>
      <w:proofErr w:type="spellStart"/>
      <w:r>
        <w:rPr>
          <w:b/>
          <w:bCs/>
          <w:color w:val="1F1F1F"/>
          <w:sz w:val="24"/>
          <w:szCs w:val="24"/>
          <w:highlight w:val="white"/>
        </w:rPr>
        <w:t>úřadě</w:t>
      </w:r>
      <w:proofErr w:type="spellEnd"/>
      <w:r>
        <w:rPr>
          <w:b/>
          <w:bCs/>
          <w:color w:val="1F1F1F"/>
          <w:sz w:val="24"/>
          <w:szCs w:val="24"/>
          <w:highlight w:val="white"/>
        </w:rPr>
        <w:t xml:space="preserve"> </w:t>
      </w:r>
      <w:proofErr w:type="spellStart"/>
      <w:r>
        <w:rPr>
          <w:b/>
          <w:bCs/>
          <w:color w:val="1F1F1F"/>
          <w:sz w:val="24"/>
          <w:szCs w:val="24"/>
          <w:highlight w:val="white"/>
        </w:rPr>
        <w:t>městské</w:t>
      </w:r>
      <w:proofErr w:type="spellEnd"/>
      <w:r>
        <w:rPr>
          <w:b/>
          <w:bCs/>
          <w:color w:val="1F1F1F"/>
          <w:sz w:val="24"/>
          <w:szCs w:val="24"/>
          <w:highlight w:val="white"/>
        </w:rPr>
        <w:t xml:space="preserve"> </w:t>
      </w:r>
      <w:proofErr w:type="spellStart"/>
      <w:r>
        <w:rPr>
          <w:b/>
          <w:bCs/>
          <w:color w:val="1F1F1F"/>
          <w:sz w:val="24"/>
          <w:szCs w:val="24"/>
          <w:highlight w:val="white"/>
        </w:rPr>
        <w:t>části</w:t>
      </w:r>
      <w:proofErr w:type="spellEnd"/>
      <w:r>
        <w:rPr>
          <w:color w:val="1F1F1F"/>
          <w:sz w:val="24"/>
          <w:szCs w:val="24"/>
          <w:highlight w:val="white"/>
        </w:rPr>
        <w:t xml:space="preserve"> </w:t>
      </w:r>
    </w:p>
    <w:p w14:paraId="05EB3ADB" w14:textId="77777777" w:rsidR="00F35B07" w:rsidRDefault="00000000">
      <w:pPr>
        <w:spacing w:before="240" w:after="240"/>
        <w:rPr>
          <w:color w:val="1F1F1F"/>
          <w:sz w:val="24"/>
          <w:szCs w:val="24"/>
          <w:highlight w:val="white"/>
        </w:rPr>
      </w:pPr>
      <w:r>
        <w:rPr>
          <w:color w:val="1F1F1F"/>
          <w:sz w:val="24"/>
          <w:szCs w:val="24"/>
          <w:highlight w:val="white"/>
        </w:rPr>
        <w:t xml:space="preserve">Od 1. </w:t>
      </w:r>
      <w:proofErr w:type="spellStart"/>
      <w:r>
        <w:rPr>
          <w:color w:val="1F1F1F"/>
          <w:sz w:val="24"/>
          <w:szCs w:val="24"/>
          <w:highlight w:val="white"/>
        </w:rPr>
        <w:t>ledna</w:t>
      </w:r>
      <w:proofErr w:type="spellEnd"/>
      <w:r>
        <w:rPr>
          <w:color w:val="1F1F1F"/>
          <w:sz w:val="24"/>
          <w:szCs w:val="24"/>
          <w:highlight w:val="white"/>
        </w:rPr>
        <w:t xml:space="preserve"> 2026 </w:t>
      </w:r>
      <w:proofErr w:type="spellStart"/>
      <w:r>
        <w:rPr>
          <w:color w:val="1F1F1F"/>
          <w:sz w:val="24"/>
          <w:szCs w:val="24"/>
          <w:highlight w:val="white"/>
        </w:rPr>
        <w:t>platí</w:t>
      </w:r>
      <w:proofErr w:type="spellEnd"/>
      <w:r>
        <w:rPr>
          <w:color w:val="1F1F1F"/>
          <w:sz w:val="24"/>
          <w:szCs w:val="24"/>
          <w:highlight w:val="white"/>
        </w:rPr>
        <w:t xml:space="preserve"> pro </w:t>
      </w:r>
      <w:proofErr w:type="spellStart"/>
      <w:r>
        <w:rPr>
          <w:color w:val="1F1F1F"/>
          <w:sz w:val="24"/>
          <w:szCs w:val="24"/>
          <w:highlight w:val="white"/>
        </w:rPr>
        <w:t>všechny</w:t>
      </w:r>
      <w:proofErr w:type="spellEnd"/>
      <w:r>
        <w:rPr>
          <w:color w:val="1F1F1F"/>
          <w:sz w:val="24"/>
          <w:szCs w:val="24"/>
          <w:highlight w:val="white"/>
        </w:rPr>
        <w:t xml:space="preserve"> </w:t>
      </w:r>
      <w:proofErr w:type="spellStart"/>
      <w:r>
        <w:rPr>
          <w:color w:val="1F1F1F"/>
          <w:sz w:val="24"/>
          <w:szCs w:val="24"/>
          <w:highlight w:val="white"/>
        </w:rPr>
        <w:t>městské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jednotný</w:t>
      </w:r>
      <w:proofErr w:type="spellEnd"/>
      <w:r>
        <w:rPr>
          <w:color w:val="1F1F1F"/>
          <w:sz w:val="24"/>
          <w:szCs w:val="24"/>
          <w:highlight w:val="white"/>
        </w:rPr>
        <w:t xml:space="preserve"> online </w:t>
      </w:r>
      <w:proofErr w:type="spellStart"/>
      <w:r>
        <w:rPr>
          <w:color w:val="1F1F1F"/>
          <w:sz w:val="24"/>
          <w:szCs w:val="24"/>
          <w:highlight w:val="white"/>
        </w:rPr>
        <w:t>formulář</w:t>
      </w:r>
      <w:proofErr w:type="spellEnd"/>
      <w:r>
        <w:rPr>
          <w:color w:val="1F1F1F"/>
          <w:sz w:val="24"/>
          <w:szCs w:val="24"/>
          <w:highlight w:val="white"/>
        </w:rPr>
        <w:t xml:space="preserve"> </w:t>
      </w:r>
      <w:proofErr w:type="spellStart"/>
      <w:r>
        <w:rPr>
          <w:color w:val="1F1F1F"/>
          <w:sz w:val="24"/>
          <w:szCs w:val="24"/>
          <w:highlight w:val="white"/>
        </w:rPr>
        <w:t>žádosti</w:t>
      </w:r>
      <w:proofErr w:type="spellEnd"/>
      <w:r>
        <w:rPr>
          <w:color w:val="1F1F1F"/>
          <w:sz w:val="24"/>
          <w:szCs w:val="24"/>
          <w:highlight w:val="white"/>
        </w:rPr>
        <w:t xml:space="preserve"> o </w:t>
      </w:r>
      <w:proofErr w:type="spellStart"/>
      <w:r>
        <w:rPr>
          <w:color w:val="1F1F1F"/>
          <w:sz w:val="24"/>
          <w:szCs w:val="24"/>
          <w:highlight w:val="white"/>
        </w:rPr>
        <w:t>zařazení</w:t>
      </w:r>
      <w:proofErr w:type="spellEnd"/>
      <w:r>
        <w:rPr>
          <w:color w:val="1F1F1F"/>
          <w:sz w:val="24"/>
          <w:szCs w:val="24"/>
          <w:highlight w:val="white"/>
        </w:rPr>
        <w:t xml:space="preserve"> do evidence. </w:t>
      </w:r>
      <w:commentRangeStart w:id="8"/>
      <w:r>
        <w:rPr>
          <w:b/>
          <w:bCs/>
          <w:color w:val="1F1F1F"/>
          <w:sz w:val="24"/>
          <w:szCs w:val="24"/>
          <w:highlight w:val="white"/>
        </w:rPr>
        <w:t>JEHO POUŽITÍ NEDOPORUČUJEME</w:t>
      </w:r>
      <w:r>
        <w:rPr>
          <w:color w:val="1F1F1F"/>
          <w:sz w:val="24"/>
          <w:szCs w:val="24"/>
          <w:highlight w:val="white"/>
        </w:rPr>
        <w:t xml:space="preserve">. je </w:t>
      </w:r>
      <w:proofErr w:type="spellStart"/>
      <w:r>
        <w:rPr>
          <w:color w:val="1F1F1F"/>
          <w:sz w:val="24"/>
          <w:szCs w:val="24"/>
          <w:highlight w:val="white"/>
        </w:rPr>
        <w:t>plný</w:t>
      </w:r>
      <w:proofErr w:type="spellEnd"/>
      <w:r>
        <w:rPr>
          <w:color w:val="1F1F1F"/>
          <w:sz w:val="24"/>
          <w:szCs w:val="24"/>
          <w:highlight w:val="white"/>
        </w:rPr>
        <w:t xml:space="preserve"> </w:t>
      </w:r>
      <w:proofErr w:type="spellStart"/>
      <w:r>
        <w:rPr>
          <w:color w:val="1F1F1F"/>
          <w:sz w:val="24"/>
          <w:szCs w:val="24"/>
          <w:highlight w:val="white"/>
        </w:rPr>
        <w:t>nedostatk</w:t>
      </w:r>
      <w:ins w:id="9" w:author="Alžběta Karolyiová" w:date="2026-06-09T21:10:00Z">
        <w:r>
          <w:rPr>
            <w:color w:val="1F1F1F"/>
            <w:sz w:val="24"/>
            <w:szCs w:val="24"/>
            <w:highlight w:val="white"/>
          </w:rPr>
          <w:t>ů</w:t>
        </w:r>
      </w:ins>
      <w:proofErr w:type="spellEnd"/>
      <w:del w:id="10" w:author="Alžběta Karolyiová" w:date="2026-06-09T21:10:00Z">
        <w:r>
          <w:rPr>
            <w:color w:val="1F1F1F"/>
            <w:sz w:val="24"/>
            <w:szCs w:val="24"/>
            <w:highlight w:val="white"/>
          </w:rPr>
          <w:delText>l</w:delText>
        </w:r>
      </w:del>
      <w:r>
        <w:rPr>
          <w:color w:val="1F1F1F"/>
          <w:sz w:val="24"/>
          <w:szCs w:val="24"/>
          <w:highlight w:val="white"/>
        </w:rPr>
        <w:t xml:space="preserve"> </w:t>
      </w:r>
      <w:commentRangeEnd w:id="8"/>
      <w:r>
        <w:commentReference w:id="8"/>
      </w:r>
      <w:r>
        <w:rPr>
          <w:color w:val="1F1F1F"/>
          <w:sz w:val="24"/>
          <w:szCs w:val="24"/>
          <w:highlight w:val="white"/>
        </w:rPr>
        <w:t xml:space="preserve">a </w:t>
      </w:r>
      <w:proofErr w:type="spellStart"/>
      <w:r>
        <w:rPr>
          <w:color w:val="1F1F1F"/>
          <w:sz w:val="24"/>
          <w:szCs w:val="24"/>
          <w:highlight w:val="white"/>
        </w:rPr>
        <w:t>městské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jej</w:t>
      </w:r>
      <w:proofErr w:type="spellEnd"/>
      <w:r>
        <w:rPr>
          <w:color w:val="1F1F1F"/>
          <w:sz w:val="24"/>
          <w:szCs w:val="24"/>
          <w:highlight w:val="white"/>
        </w:rPr>
        <w:t xml:space="preserve"> </w:t>
      </w:r>
      <w:proofErr w:type="spellStart"/>
      <w:r>
        <w:rPr>
          <w:color w:val="1F1F1F"/>
          <w:sz w:val="24"/>
          <w:szCs w:val="24"/>
          <w:highlight w:val="white"/>
        </w:rPr>
        <w:t>buď</w:t>
      </w:r>
      <w:proofErr w:type="spellEnd"/>
      <w:r>
        <w:rPr>
          <w:color w:val="1F1F1F"/>
          <w:sz w:val="24"/>
          <w:szCs w:val="24"/>
          <w:highlight w:val="white"/>
        </w:rPr>
        <w:t xml:space="preserve"> </w:t>
      </w:r>
      <w:proofErr w:type="spellStart"/>
      <w:r>
        <w:rPr>
          <w:color w:val="1F1F1F"/>
          <w:sz w:val="24"/>
          <w:szCs w:val="24"/>
          <w:highlight w:val="white"/>
        </w:rPr>
        <w:t>úplně</w:t>
      </w:r>
      <w:proofErr w:type="spellEnd"/>
      <w:r>
        <w:rPr>
          <w:color w:val="1F1F1F"/>
          <w:sz w:val="24"/>
          <w:szCs w:val="24"/>
          <w:highlight w:val="white"/>
        </w:rPr>
        <w:t xml:space="preserve"> </w:t>
      </w:r>
      <w:proofErr w:type="spellStart"/>
      <w:r>
        <w:rPr>
          <w:color w:val="1F1F1F"/>
          <w:sz w:val="24"/>
          <w:szCs w:val="24"/>
          <w:highlight w:val="white"/>
        </w:rPr>
        <w:t>ignorují</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žádosti</w:t>
      </w:r>
      <w:proofErr w:type="spellEnd"/>
      <w:r>
        <w:rPr>
          <w:color w:val="1F1F1F"/>
          <w:sz w:val="24"/>
          <w:szCs w:val="24"/>
          <w:highlight w:val="white"/>
        </w:rPr>
        <w:t xml:space="preserve"> z </w:t>
      </w:r>
      <w:proofErr w:type="spellStart"/>
      <w:r>
        <w:rPr>
          <w:color w:val="1F1F1F"/>
          <w:sz w:val="24"/>
          <w:szCs w:val="24"/>
          <w:highlight w:val="white"/>
        </w:rPr>
        <w:t>ní</w:t>
      </w:r>
      <w:proofErr w:type="spellEnd"/>
      <w:r>
        <w:rPr>
          <w:color w:val="1F1F1F"/>
          <w:sz w:val="24"/>
          <w:szCs w:val="24"/>
          <w:highlight w:val="white"/>
        </w:rPr>
        <w:t xml:space="preserve"> </w:t>
      </w:r>
      <w:proofErr w:type="spellStart"/>
      <w:r>
        <w:rPr>
          <w:color w:val="1F1F1F"/>
          <w:sz w:val="24"/>
          <w:szCs w:val="24"/>
          <w:highlight w:val="white"/>
        </w:rPr>
        <w:t>vyřizují</w:t>
      </w:r>
      <w:proofErr w:type="spellEnd"/>
      <w:r>
        <w:rPr>
          <w:color w:val="1F1F1F"/>
          <w:sz w:val="24"/>
          <w:szCs w:val="24"/>
          <w:highlight w:val="white"/>
        </w:rPr>
        <w:t xml:space="preserve"> </w:t>
      </w:r>
      <w:proofErr w:type="spellStart"/>
      <w:r>
        <w:rPr>
          <w:color w:val="1F1F1F"/>
          <w:sz w:val="24"/>
          <w:szCs w:val="24"/>
          <w:highlight w:val="white"/>
        </w:rPr>
        <w:t>jako</w:t>
      </w:r>
      <w:proofErr w:type="spellEnd"/>
      <w:r>
        <w:rPr>
          <w:color w:val="1F1F1F"/>
          <w:sz w:val="24"/>
          <w:szCs w:val="24"/>
          <w:highlight w:val="white"/>
        </w:rPr>
        <w:t xml:space="preserve"> </w:t>
      </w:r>
      <w:proofErr w:type="spellStart"/>
      <w:r>
        <w:rPr>
          <w:color w:val="1F1F1F"/>
          <w:sz w:val="24"/>
          <w:szCs w:val="24"/>
          <w:highlight w:val="white"/>
        </w:rPr>
        <w:t>poslední</w:t>
      </w:r>
      <w:proofErr w:type="spellEnd"/>
      <w:r>
        <w:rPr>
          <w:color w:val="1F1F1F"/>
          <w:sz w:val="24"/>
          <w:szCs w:val="24"/>
          <w:highlight w:val="white"/>
        </w:rPr>
        <w:t xml:space="preserve"> v </w:t>
      </w:r>
      <w:proofErr w:type="spellStart"/>
      <w:r>
        <w:rPr>
          <w:color w:val="1F1F1F"/>
          <w:sz w:val="24"/>
          <w:szCs w:val="24"/>
          <w:highlight w:val="white"/>
        </w:rPr>
        <w:t>pořadí</w:t>
      </w:r>
      <w:proofErr w:type="spellEnd"/>
      <w:r>
        <w:rPr>
          <w:color w:val="1F1F1F"/>
          <w:sz w:val="24"/>
          <w:szCs w:val="24"/>
          <w:highlight w:val="white"/>
        </w:rPr>
        <w:t xml:space="preserve">. Brno </w:t>
      </w:r>
      <w:proofErr w:type="spellStart"/>
      <w:r>
        <w:rPr>
          <w:color w:val="1F1F1F"/>
          <w:sz w:val="24"/>
          <w:szCs w:val="24"/>
          <w:highlight w:val="white"/>
        </w:rPr>
        <w:t>má</w:t>
      </w:r>
      <w:proofErr w:type="spellEnd"/>
      <w:r>
        <w:rPr>
          <w:color w:val="1F1F1F"/>
          <w:sz w:val="24"/>
          <w:szCs w:val="24"/>
          <w:highlight w:val="white"/>
        </w:rPr>
        <w:t xml:space="preserve"> v </w:t>
      </w:r>
      <w:proofErr w:type="spellStart"/>
      <w:r>
        <w:rPr>
          <w:color w:val="1F1F1F"/>
          <w:sz w:val="24"/>
          <w:szCs w:val="24"/>
          <w:highlight w:val="white"/>
        </w:rPr>
        <w:t>digitalizaci</w:t>
      </w:r>
      <w:proofErr w:type="spellEnd"/>
      <w:r>
        <w:rPr>
          <w:color w:val="1F1F1F"/>
          <w:sz w:val="24"/>
          <w:szCs w:val="24"/>
          <w:highlight w:val="white"/>
        </w:rPr>
        <w:t xml:space="preserve"> </w:t>
      </w:r>
      <w:proofErr w:type="spellStart"/>
      <w:r>
        <w:rPr>
          <w:color w:val="1F1F1F"/>
          <w:sz w:val="24"/>
          <w:szCs w:val="24"/>
          <w:highlight w:val="white"/>
        </w:rPr>
        <w:t>ještě</w:t>
      </w:r>
      <w:proofErr w:type="spellEnd"/>
      <w:r>
        <w:rPr>
          <w:color w:val="1F1F1F"/>
          <w:sz w:val="24"/>
          <w:szCs w:val="24"/>
          <w:highlight w:val="white"/>
        </w:rPr>
        <w:t xml:space="preserve"> </w:t>
      </w:r>
      <w:proofErr w:type="spellStart"/>
      <w:r>
        <w:rPr>
          <w:color w:val="1F1F1F"/>
          <w:sz w:val="24"/>
          <w:szCs w:val="24"/>
          <w:highlight w:val="white"/>
        </w:rPr>
        <w:t>hodně</w:t>
      </w:r>
      <w:proofErr w:type="spellEnd"/>
      <w:r>
        <w:rPr>
          <w:color w:val="1F1F1F"/>
          <w:sz w:val="24"/>
          <w:szCs w:val="24"/>
          <w:highlight w:val="white"/>
        </w:rPr>
        <w:t xml:space="preserve"> co </w:t>
      </w:r>
      <w:proofErr w:type="spellStart"/>
      <w:r>
        <w:rPr>
          <w:color w:val="1F1F1F"/>
          <w:sz w:val="24"/>
          <w:szCs w:val="24"/>
          <w:highlight w:val="white"/>
        </w:rPr>
        <w:t>dohánět</w:t>
      </w:r>
      <w:proofErr w:type="spellEnd"/>
      <w:r>
        <w:rPr>
          <w:color w:val="1F1F1F"/>
          <w:sz w:val="24"/>
          <w:szCs w:val="24"/>
          <w:highlight w:val="white"/>
        </w:rPr>
        <w:t xml:space="preserve">. </w:t>
      </w:r>
    </w:p>
    <w:p w14:paraId="2C3D917E" w14:textId="77777777" w:rsidR="00F35B07" w:rsidRDefault="00000000">
      <w:pPr>
        <w:spacing w:before="240" w:after="240"/>
        <w:rPr>
          <w:color w:val="1F1F1F"/>
          <w:sz w:val="24"/>
          <w:szCs w:val="24"/>
          <w:highlight w:val="white"/>
        </w:rPr>
      </w:pPr>
      <w:proofErr w:type="spellStart"/>
      <w:r>
        <w:rPr>
          <w:color w:val="1F1F1F"/>
          <w:sz w:val="24"/>
          <w:szCs w:val="24"/>
          <w:highlight w:val="white"/>
        </w:rPr>
        <w:t>Spolehlivější</w:t>
      </w:r>
      <w:proofErr w:type="spellEnd"/>
      <w:r>
        <w:rPr>
          <w:color w:val="1F1F1F"/>
          <w:sz w:val="24"/>
          <w:szCs w:val="24"/>
          <w:highlight w:val="white"/>
        </w:rPr>
        <w:t xml:space="preserve"> je</w:t>
      </w:r>
      <w:commentRangeStart w:id="11"/>
      <w:r>
        <w:rPr>
          <w:color w:val="1F1F1F"/>
          <w:sz w:val="24"/>
          <w:szCs w:val="24"/>
          <w:highlight w:val="white"/>
        </w:rPr>
        <w:t xml:space="preserve"> </w:t>
      </w:r>
      <w:proofErr w:type="spellStart"/>
      <w:r>
        <w:rPr>
          <w:color w:val="1F1F1F"/>
          <w:sz w:val="24"/>
          <w:szCs w:val="24"/>
          <w:highlight w:val="white"/>
        </w:rPr>
        <w:t>vyplnit</w:t>
      </w:r>
      <w:proofErr w:type="spellEnd"/>
      <w:r>
        <w:rPr>
          <w:color w:val="1F1F1F"/>
          <w:sz w:val="24"/>
          <w:szCs w:val="24"/>
          <w:highlight w:val="white"/>
        </w:rPr>
        <w:t xml:space="preserve"> </w:t>
      </w:r>
      <w:proofErr w:type="spellStart"/>
      <w:r>
        <w:rPr>
          <w:color w:val="1F1F1F"/>
          <w:sz w:val="24"/>
          <w:szCs w:val="24"/>
          <w:highlight w:val="white"/>
        </w:rPr>
        <w:t>formulář</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papíře</w:t>
      </w:r>
      <w:commentRangeEnd w:id="11"/>
      <w:proofErr w:type="spellEnd"/>
      <w:r>
        <w:commentReference w:id="11"/>
      </w:r>
      <w:r>
        <w:rPr>
          <w:color w:val="1F1F1F"/>
          <w:sz w:val="24"/>
          <w:szCs w:val="24"/>
          <w:highlight w:val="white"/>
        </w:rPr>
        <w:t xml:space="preserve"> a </w:t>
      </w:r>
      <w:proofErr w:type="spellStart"/>
      <w:r>
        <w:rPr>
          <w:color w:val="1F1F1F"/>
          <w:sz w:val="24"/>
          <w:szCs w:val="24"/>
          <w:highlight w:val="white"/>
        </w:rPr>
        <w:t>podat</w:t>
      </w:r>
      <w:proofErr w:type="spellEnd"/>
      <w:r>
        <w:rPr>
          <w:color w:val="1F1F1F"/>
          <w:sz w:val="24"/>
          <w:szCs w:val="24"/>
          <w:highlight w:val="white"/>
        </w:rPr>
        <w:t xml:space="preserve"> ho </w:t>
      </w:r>
      <w:proofErr w:type="spellStart"/>
      <w:r>
        <w:rPr>
          <w:color w:val="1F1F1F"/>
          <w:sz w:val="24"/>
          <w:szCs w:val="24"/>
          <w:highlight w:val="white"/>
        </w:rPr>
        <w:t>osobně</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podatelně</w:t>
      </w:r>
      <w:proofErr w:type="spellEnd"/>
      <w:r>
        <w:rPr>
          <w:color w:val="1F1F1F"/>
          <w:sz w:val="24"/>
          <w:szCs w:val="24"/>
          <w:highlight w:val="white"/>
        </w:rPr>
        <w:t xml:space="preserve"> </w:t>
      </w:r>
      <w:proofErr w:type="spellStart"/>
      <w:r>
        <w:rPr>
          <w:color w:val="1F1F1F"/>
          <w:sz w:val="24"/>
          <w:szCs w:val="24"/>
          <w:highlight w:val="white"/>
        </w:rPr>
        <w:t>příslušné</w:t>
      </w:r>
      <w:proofErr w:type="spellEnd"/>
      <w:r>
        <w:rPr>
          <w:color w:val="1F1F1F"/>
          <w:sz w:val="24"/>
          <w:szCs w:val="24"/>
          <w:highlight w:val="white"/>
        </w:rPr>
        <w:t xml:space="preserve"> </w:t>
      </w:r>
      <w:proofErr w:type="spellStart"/>
      <w:r>
        <w:rPr>
          <w:color w:val="1F1F1F"/>
          <w:sz w:val="24"/>
          <w:szCs w:val="24"/>
          <w:highlight w:val="white"/>
        </w:rPr>
        <w:t>městské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případně</w:t>
      </w:r>
      <w:proofErr w:type="spellEnd"/>
      <w:r>
        <w:rPr>
          <w:color w:val="1F1F1F"/>
          <w:sz w:val="24"/>
          <w:szCs w:val="24"/>
          <w:highlight w:val="white"/>
        </w:rPr>
        <w:t xml:space="preserve"> </w:t>
      </w:r>
      <w:proofErr w:type="spellStart"/>
      <w:r>
        <w:rPr>
          <w:color w:val="1F1F1F"/>
          <w:sz w:val="24"/>
          <w:szCs w:val="24"/>
          <w:highlight w:val="white"/>
        </w:rPr>
        <w:t>datovou</w:t>
      </w:r>
      <w:proofErr w:type="spellEnd"/>
      <w:r>
        <w:rPr>
          <w:color w:val="1F1F1F"/>
          <w:sz w:val="24"/>
          <w:szCs w:val="24"/>
          <w:highlight w:val="white"/>
        </w:rPr>
        <w:t xml:space="preserve"> </w:t>
      </w:r>
      <w:proofErr w:type="spellStart"/>
      <w:r>
        <w:rPr>
          <w:color w:val="1F1F1F"/>
          <w:sz w:val="24"/>
          <w:szCs w:val="24"/>
          <w:highlight w:val="white"/>
        </w:rPr>
        <w:t>schránkou</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poštou</w:t>
      </w:r>
      <w:proofErr w:type="spellEnd"/>
      <w:r>
        <w:rPr>
          <w:color w:val="1F1F1F"/>
          <w:sz w:val="24"/>
          <w:szCs w:val="24"/>
          <w:highlight w:val="white"/>
        </w:rPr>
        <w:t xml:space="preserve">. </w:t>
      </w:r>
      <w:proofErr w:type="spellStart"/>
      <w:r>
        <w:rPr>
          <w:color w:val="1F1F1F"/>
          <w:sz w:val="24"/>
          <w:szCs w:val="24"/>
          <w:highlight w:val="white"/>
        </w:rPr>
        <w:t>Osobní</w:t>
      </w:r>
      <w:proofErr w:type="spellEnd"/>
      <w:r>
        <w:rPr>
          <w:color w:val="1F1F1F"/>
          <w:sz w:val="24"/>
          <w:szCs w:val="24"/>
          <w:highlight w:val="white"/>
        </w:rPr>
        <w:t xml:space="preserve"> </w:t>
      </w:r>
      <w:proofErr w:type="spellStart"/>
      <w:r>
        <w:rPr>
          <w:color w:val="1F1F1F"/>
          <w:sz w:val="24"/>
          <w:szCs w:val="24"/>
          <w:highlight w:val="white"/>
        </w:rPr>
        <w:t>podání</w:t>
      </w:r>
      <w:proofErr w:type="spellEnd"/>
      <w:r>
        <w:rPr>
          <w:color w:val="1F1F1F"/>
          <w:sz w:val="24"/>
          <w:szCs w:val="24"/>
          <w:highlight w:val="white"/>
        </w:rPr>
        <w:t xml:space="preserve"> </w:t>
      </w:r>
      <w:proofErr w:type="spellStart"/>
      <w:r>
        <w:rPr>
          <w:color w:val="1F1F1F"/>
          <w:sz w:val="24"/>
          <w:szCs w:val="24"/>
          <w:highlight w:val="white"/>
        </w:rPr>
        <w:t>má</w:t>
      </w:r>
      <w:proofErr w:type="spellEnd"/>
      <w:r>
        <w:rPr>
          <w:color w:val="1F1F1F"/>
          <w:sz w:val="24"/>
          <w:szCs w:val="24"/>
          <w:highlight w:val="white"/>
        </w:rPr>
        <w:t xml:space="preserve"> </w:t>
      </w:r>
      <w:proofErr w:type="spellStart"/>
      <w:r>
        <w:rPr>
          <w:color w:val="1F1F1F"/>
          <w:sz w:val="24"/>
          <w:szCs w:val="24"/>
          <w:highlight w:val="white"/>
        </w:rPr>
        <w:t>navíc</w:t>
      </w:r>
      <w:proofErr w:type="spellEnd"/>
      <w:r>
        <w:rPr>
          <w:color w:val="1F1F1F"/>
          <w:sz w:val="24"/>
          <w:szCs w:val="24"/>
          <w:highlight w:val="white"/>
        </w:rPr>
        <w:t xml:space="preserve"> </w:t>
      </w:r>
      <w:proofErr w:type="spellStart"/>
      <w:r>
        <w:rPr>
          <w:color w:val="1F1F1F"/>
          <w:sz w:val="24"/>
          <w:szCs w:val="24"/>
          <w:highlight w:val="white"/>
        </w:rPr>
        <w:t>tu</w:t>
      </w:r>
      <w:proofErr w:type="spellEnd"/>
      <w:r>
        <w:rPr>
          <w:color w:val="1F1F1F"/>
          <w:sz w:val="24"/>
          <w:szCs w:val="24"/>
          <w:highlight w:val="white"/>
        </w:rPr>
        <w:t xml:space="preserve"> </w:t>
      </w:r>
      <w:proofErr w:type="spellStart"/>
      <w:r>
        <w:rPr>
          <w:color w:val="1F1F1F"/>
          <w:sz w:val="24"/>
          <w:szCs w:val="24"/>
          <w:highlight w:val="white"/>
        </w:rPr>
        <w:t>výhodu</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w:t>
      </w:r>
      <w:proofErr w:type="spellStart"/>
      <w:r>
        <w:rPr>
          <w:color w:val="1F1F1F"/>
          <w:sz w:val="24"/>
          <w:szCs w:val="24"/>
          <w:highlight w:val="white"/>
        </w:rPr>
        <w:t>vás</w:t>
      </w:r>
      <w:proofErr w:type="spellEnd"/>
      <w:r>
        <w:rPr>
          <w:color w:val="1F1F1F"/>
          <w:sz w:val="24"/>
          <w:szCs w:val="24"/>
          <w:highlight w:val="white"/>
        </w:rPr>
        <w:t xml:space="preserve"> </w:t>
      </w:r>
      <w:proofErr w:type="spellStart"/>
      <w:r>
        <w:rPr>
          <w:color w:val="1F1F1F"/>
          <w:sz w:val="24"/>
          <w:szCs w:val="24"/>
          <w:highlight w:val="white"/>
        </w:rPr>
        <w:t>úředník</w:t>
      </w:r>
      <w:proofErr w:type="spellEnd"/>
      <w:r>
        <w:rPr>
          <w:color w:val="1F1F1F"/>
          <w:sz w:val="24"/>
          <w:szCs w:val="24"/>
          <w:highlight w:val="white"/>
        </w:rPr>
        <w:t xml:space="preserve"> </w:t>
      </w:r>
      <w:proofErr w:type="spellStart"/>
      <w:r>
        <w:rPr>
          <w:color w:val="1F1F1F"/>
          <w:sz w:val="24"/>
          <w:szCs w:val="24"/>
          <w:highlight w:val="white"/>
        </w:rPr>
        <w:t>či</w:t>
      </w:r>
      <w:proofErr w:type="spellEnd"/>
      <w:r>
        <w:rPr>
          <w:color w:val="1F1F1F"/>
          <w:sz w:val="24"/>
          <w:szCs w:val="24"/>
          <w:highlight w:val="white"/>
        </w:rPr>
        <w:t xml:space="preserve"> </w:t>
      </w:r>
      <w:proofErr w:type="spellStart"/>
      <w:r>
        <w:rPr>
          <w:color w:val="1F1F1F"/>
          <w:sz w:val="24"/>
          <w:szCs w:val="24"/>
          <w:highlight w:val="white"/>
        </w:rPr>
        <w:t>úřednice</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chybějící</w:t>
      </w:r>
      <w:proofErr w:type="spellEnd"/>
      <w:r>
        <w:rPr>
          <w:color w:val="1F1F1F"/>
          <w:sz w:val="24"/>
          <w:szCs w:val="24"/>
          <w:highlight w:val="white"/>
        </w:rPr>
        <w:t xml:space="preserve"> </w:t>
      </w:r>
      <w:proofErr w:type="spellStart"/>
      <w:r>
        <w:rPr>
          <w:color w:val="1F1F1F"/>
          <w:sz w:val="24"/>
          <w:szCs w:val="24"/>
          <w:highlight w:val="white"/>
        </w:rPr>
        <w:t>přílohu</w:t>
      </w:r>
      <w:proofErr w:type="spellEnd"/>
      <w:r>
        <w:rPr>
          <w:color w:val="1F1F1F"/>
          <w:sz w:val="24"/>
          <w:szCs w:val="24"/>
          <w:highlight w:val="white"/>
        </w:rPr>
        <w:t xml:space="preserve"> </w:t>
      </w:r>
      <w:proofErr w:type="spellStart"/>
      <w:r>
        <w:rPr>
          <w:color w:val="1F1F1F"/>
          <w:sz w:val="24"/>
          <w:szCs w:val="24"/>
          <w:highlight w:val="white"/>
        </w:rPr>
        <w:t>upozorní</w:t>
      </w:r>
      <w:proofErr w:type="spellEnd"/>
      <w:r>
        <w:rPr>
          <w:color w:val="1F1F1F"/>
          <w:sz w:val="24"/>
          <w:szCs w:val="24"/>
          <w:highlight w:val="white"/>
        </w:rPr>
        <w:t xml:space="preserve"> </w:t>
      </w:r>
      <w:proofErr w:type="spellStart"/>
      <w:r>
        <w:rPr>
          <w:color w:val="1F1F1F"/>
          <w:sz w:val="24"/>
          <w:szCs w:val="24"/>
          <w:highlight w:val="white"/>
        </w:rPr>
        <w:t>hned</w:t>
      </w:r>
      <w:proofErr w:type="spellEnd"/>
      <w:r>
        <w:rPr>
          <w:color w:val="1F1F1F"/>
          <w:sz w:val="24"/>
          <w:szCs w:val="24"/>
          <w:highlight w:val="white"/>
        </w:rPr>
        <w:t xml:space="preserve">, ne </w:t>
      </w:r>
      <w:proofErr w:type="spellStart"/>
      <w:r>
        <w:rPr>
          <w:color w:val="1F1F1F"/>
          <w:sz w:val="24"/>
          <w:szCs w:val="24"/>
          <w:highlight w:val="white"/>
        </w:rPr>
        <w:t>až</w:t>
      </w:r>
      <w:proofErr w:type="spellEnd"/>
      <w:r>
        <w:rPr>
          <w:color w:val="1F1F1F"/>
          <w:sz w:val="24"/>
          <w:szCs w:val="24"/>
          <w:highlight w:val="white"/>
        </w:rPr>
        <w:t xml:space="preserve"> po </w:t>
      </w:r>
      <w:proofErr w:type="spellStart"/>
      <w:r>
        <w:rPr>
          <w:color w:val="1F1F1F"/>
          <w:sz w:val="24"/>
          <w:szCs w:val="24"/>
          <w:highlight w:val="white"/>
        </w:rPr>
        <w:t>týdnech</w:t>
      </w:r>
      <w:proofErr w:type="spellEnd"/>
      <w:r>
        <w:rPr>
          <w:color w:val="1F1F1F"/>
          <w:sz w:val="24"/>
          <w:szCs w:val="24"/>
          <w:highlight w:val="white"/>
        </w:rPr>
        <w:t>.</w:t>
      </w:r>
    </w:p>
    <w:p w14:paraId="51034F83" w14:textId="77777777" w:rsidR="00F35B07" w:rsidRDefault="00000000">
      <w:pPr>
        <w:spacing w:before="240" w:after="240"/>
        <w:rPr>
          <w:color w:val="1F1F1F"/>
          <w:sz w:val="24"/>
          <w:szCs w:val="24"/>
          <w:highlight w:val="white"/>
        </w:rPr>
      </w:pPr>
      <w:proofErr w:type="spellStart"/>
      <w:r>
        <w:rPr>
          <w:color w:val="1F1F1F"/>
          <w:sz w:val="24"/>
          <w:szCs w:val="24"/>
          <w:highlight w:val="white"/>
        </w:rPr>
        <w:lastRenderedPageBreak/>
        <w:t>Žádost</w:t>
      </w:r>
      <w:proofErr w:type="spellEnd"/>
      <w:r>
        <w:rPr>
          <w:color w:val="1F1F1F"/>
          <w:sz w:val="24"/>
          <w:szCs w:val="24"/>
          <w:highlight w:val="white"/>
        </w:rPr>
        <w:t xml:space="preserve"> </w:t>
      </w:r>
      <w:proofErr w:type="spellStart"/>
      <w:r>
        <w:rPr>
          <w:color w:val="1F1F1F"/>
          <w:sz w:val="24"/>
          <w:szCs w:val="24"/>
          <w:highlight w:val="white"/>
        </w:rPr>
        <w:t>můžete</w:t>
      </w:r>
      <w:proofErr w:type="spellEnd"/>
      <w:r>
        <w:rPr>
          <w:color w:val="1F1F1F"/>
          <w:sz w:val="24"/>
          <w:szCs w:val="24"/>
          <w:highlight w:val="white"/>
        </w:rPr>
        <w:t xml:space="preserve"> </w:t>
      </w:r>
      <w:proofErr w:type="spellStart"/>
      <w:r>
        <w:rPr>
          <w:color w:val="1F1F1F"/>
          <w:sz w:val="24"/>
          <w:szCs w:val="24"/>
          <w:highlight w:val="white"/>
        </w:rPr>
        <w:t>podat</w:t>
      </w:r>
      <w:proofErr w:type="spellEnd"/>
      <w:r>
        <w:rPr>
          <w:color w:val="1F1F1F"/>
          <w:sz w:val="24"/>
          <w:szCs w:val="24"/>
          <w:highlight w:val="white"/>
        </w:rPr>
        <w:t xml:space="preserve"> </w:t>
      </w:r>
      <w:proofErr w:type="spellStart"/>
      <w:r>
        <w:rPr>
          <w:color w:val="1F1F1F"/>
          <w:sz w:val="24"/>
          <w:szCs w:val="24"/>
          <w:highlight w:val="white"/>
        </w:rPr>
        <w:t>ve</w:t>
      </w:r>
      <w:proofErr w:type="spellEnd"/>
      <w:r>
        <w:rPr>
          <w:color w:val="1F1F1F"/>
          <w:sz w:val="24"/>
          <w:szCs w:val="24"/>
          <w:highlight w:val="white"/>
        </w:rPr>
        <w:t xml:space="preserve"> </w:t>
      </w:r>
      <w:proofErr w:type="spellStart"/>
      <w:r>
        <w:rPr>
          <w:color w:val="1F1F1F"/>
          <w:sz w:val="24"/>
          <w:szCs w:val="24"/>
          <w:highlight w:val="white"/>
        </w:rPr>
        <w:t>více</w:t>
      </w:r>
      <w:proofErr w:type="spellEnd"/>
      <w:r>
        <w:rPr>
          <w:color w:val="1F1F1F"/>
          <w:sz w:val="24"/>
          <w:szCs w:val="24"/>
          <w:highlight w:val="white"/>
        </w:rPr>
        <w:t xml:space="preserve"> </w:t>
      </w:r>
      <w:proofErr w:type="spellStart"/>
      <w:r>
        <w:rPr>
          <w:color w:val="1F1F1F"/>
          <w:sz w:val="24"/>
          <w:szCs w:val="24"/>
          <w:highlight w:val="white"/>
        </w:rPr>
        <w:t>městských</w:t>
      </w:r>
      <w:proofErr w:type="spellEnd"/>
      <w:r>
        <w:rPr>
          <w:color w:val="1F1F1F"/>
          <w:sz w:val="24"/>
          <w:szCs w:val="24"/>
          <w:highlight w:val="white"/>
        </w:rPr>
        <w:t xml:space="preserve"> </w:t>
      </w:r>
      <w:proofErr w:type="spellStart"/>
      <w:r>
        <w:rPr>
          <w:color w:val="1F1F1F"/>
          <w:sz w:val="24"/>
          <w:szCs w:val="24"/>
          <w:highlight w:val="white"/>
        </w:rPr>
        <w:t>částech</w:t>
      </w:r>
      <w:proofErr w:type="spellEnd"/>
      <w:r>
        <w:rPr>
          <w:color w:val="1F1F1F"/>
          <w:sz w:val="24"/>
          <w:szCs w:val="24"/>
          <w:highlight w:val="white"/>
        </w:rPr>
        <w:t xml:space="preserve"> </w:t>
      </w:r>
      <w:proofErr w:type="spellStart"/>
      <w:r>
        <w:rPr>
          <w:color w:val="1F1F1F"/>
          <w:sz w:val="24"/>
          <w:szCs w:val="24"/>
          <w:highlight w:val="white"/>
        </w:rPr>
        <w:t>zároveň</w:t>
      </w:r>
      <w:proofErr w:type="spellEnd"/>
      <w:r>
        <w:rPr>
          <w:color w:val="1F1F1F"/>
          <w:sz w:val="24"/>
          <w:szCs w:val="24"/>
          <w:highlight w:val="white"/>
        </w:rPr>
        <w:t xml:space="preserve">. </w:t>
      </w:r>
      <w:proofErr w:type="spellStart"/>
      <w:r>
        <w:rPr>
          <w:color w:val="1F1F1F"/>
          <w:sz w:val="24"/>
          <w:szCs w:val="24"/>
          <w:highlight w:val="white"/>
        </w:rPr>
        <w:t>Každá</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w:t>
      </w:r>
      <w:proofErr w:type="spellStart"/>
      <w:r>
        <w:rPr>
          <w:color w:val="1F1F1F"/>
          <w:sz w:val="24"/>
          <w:szCs w:val="24"/>
          <w:highlight w:val="white"/>
        </w:rPr>
        <w:t>vás</w:t>
      </w:r>
      <w:proofErr w:type="spellEnd"/>
      <w:r>
        <w:rPr>
          <w:color w:val="1F1F1F"/>
          <w:sz w:val="24"/>
          <w:szCs w:val="24"/>
          <w:highlight w:val="white"/>
        </w:rPr>
        <w:t xml:space="preserve"> </w:t>
      </w:r>
      <w:proofErr w:type="spellStart"/>
      <w:r>
        <w:rPr>
          <w:color w:val="1F1F1F"/>
          <w:sz w:val="24"/>
          <w:szCs w:val="24"/>
          <w:highlight w:val="white"/>
        </w:rPr>
        <w:t>povede</w:t>
      </w:r>
      <w:proofErr w:type="spellEnd"/>
      <w:r>
        <w:rPr>
          <w:color w:val="1F1F1F"/>
          <w:sz w:val="24"/>
          <w:szCs w:val="24"/>
          <w:highlight w:val="white"/>
        </w:rPr>
        <w:t xml:space="preserve"> </w:t>
      </w:r>
      <w:proofErr w:type="spellStart"/>
      <w:r>
        <w:rPr>
          <w:color w:val="1F1F1F"/>
          <w:sz w:val="24"/>
          <w:szCs w:val="24"/>
          <w:highlight w:val="white"/>
        </w:rPr>
        <w:t>ve</w:t>
      </w:r>
      <w:proofErr w:type="spellEnd"/>
      <w:r>
        <w:rPr>
          <w:color w:val="1F1F1F"/>
          <w:sz w:val="24"/>
          <w:szCs w:val="24"/>
          <w:highlight w:val="white"/>
        </w:rPr>
        <w:t xml:space="preserve"> </w:t>
      </w:r>
      <w:proofErr w:type="spellStart"/>
      <w:r>
        <w:rPr>
          <w:color w:val="1F1F1F"/>
          <w:sz w:val="24"/>
          <w:szCs w:val="24"/>
          <w:highlight w:val="white"/>
        </w:rPr>
        <w:t>své</w:t>
      </w:r>
      <w:proofErr w:type="spellEnd"/>
      <w:r>
        <w:rPr>
          <w:color w:val="1F1F1F"/>
          <w:sz w:val="24"/>
          <w:szCs w:val="24"/>
          <w:highlight w:val="white"/>
        </w:rPr>
        <w:t xml:space="preserve"> </w:t>
      </w:r>
      <w:proofErr w:type="spellStart"/>
      <w:r>
        <w:rPr>
          <w:color w:val="1F1F1F"/>
          <w:sz w:val="24"/>
          <w:szCs w:val="24"/>
          <w:highlight w:val="white"/>
        </w:rPr>
        <w:t>vlastní</w:t>
      </w:r>
      <w:proofErr w:type="spellEnd"/>
      <w:r>
        <w:rPr>
          <w:color w:val="1F1F1F"/>
          <w:sz w:val="24"/>
          <w:szCs w:val="24"/>
          <w:highlight w:val="white"/>
        </w:rPr>
        <w:t xml:space="preserve"> </w:t>
      </w:r>
      <w:proofErr w:type="spellStart"/>
      <w:r>
        <w:rPr>
          <w:color w:val="1F1F1F"/>
          <w:sz w:val="24"/>
          <w:szCs w:val="24"/>
          <w:highlight w:val="white"/>
        </w:rPr>
        <w:t>evidenci</w:t>
      </w:r>
      <w:proofErr w:type="spellEnd"/>
      <w:r>
        <w:rPr>
          <w:color w:val="1F1F1F"/>
          <w:sz w:val="24"/>
          <w:szCs w:val="24"/>
          <w:highlight w:val="white"/>
        </w:rPr>
        <w:t xml:space="preserve"> a </w:t>
      </w:r>
      <w:proofErr w:type="spellStart"/>
      <w:r>
        <w:rPr>
          <w:color w:val="1F1F1F"/>
          <w:sz w:val="24"/>
          <w:szCs w:val="24"/>
          <w:highlight w:val="white"/>
        </w:rPr>
        <w:t>posoudí</w:t>
      </w:r>
      <w:proofErr w:type="spellEnd"/>
      <w:r>
        <w:rPr>
          <w:color w:val="1F1F1F"/>
          <w:sz w:val="24"/>
          <w:szCs w:val="24"/>
          <w:highlight w:val="white"/>
        </w:rPr>
        <w:t xml:space="preserve"> </w:t>
      </w:r>
      <w:proofErr w:type="spellStart"/>
      <w:r>
        <w:rPr>
          <w:color w:val="1F1F1F"/>
          <w:sz w:val="24"/>
          <w:szCs w:val="24"/>
          <w:highlight w:val="white"/>
        </w:rPr>
        <w:t>podle</w:t>
      </w:r>
      <w:proofErr w:type="spellEnd"/>
      <w:r>
        <w:rPr>
          <w:color w:val="1F1F1F"/>
          <w:sz w:val="24"/>
          <w:szCs w:val="24"/>
          <w:highlight w:val="white"/>
        </w:rPr>
        <w:t xml:space="preserve"> </w:t>
      </w:r>
      <w:proofErr w:type="spellStart"/>
      <w:r>
        <w:rPr>
          <w:color w:val="1F1F1F"/>
          <w:sz w:val="24"/>
          <w:szCs w:val="24"/>
          <w:highlight w:val="white"/>
        </w:rPr>
        <w:t>svých</w:t>
      </w:r>
      <w:proofErr w:type="spellEnd"/>
      <w:r>
        <w:rPr>
          <w:color w:val="1F1F1F"/>
          <w:sz w:val="24"/>
          <w:szCs w:val="24"/>
          <w:highlight w:val="white"/>
        </w:rPr>
        <w:t xml:space="preserve"> </w:t>
      </w:r>
      <w:proofErr w:type="spellStart"/>
      <w:r>
        <w:rPr>
          <w:color w:val="1F1F1F"/>
          <w:sz w:val="24"/>
          <w:szCs w:val="24"/>
          <w:highlight w:val="white"/>
        </w:rPr>
        <w:t>vlastních</w:t>
      </w:r>
      <w:proofErr w:type="spellEnd"/>
      <w:r>
        <w:rPr>
          <w:color w:val="1F1F1F"/>
          <w:sz w:val="24"/>
          <w:szCs w:val="24"/>
          <w:highlight w:val="white"/>
        </w:rPr>
        <w:t xml:space="preserve"> </w:t>
      </w:r>
      <w:proofErr w:type="spellStart"/>
      <w:r>
        <w:rPr>
          <w:color w:val="1F1F1F"/>
          <w:sz w:val="24"/>
          <w:szCs w:val="24"/>
          <w:highlight w:val="white"/>
        </w:rPr>
        <w:t>kritérií</w:t>
      </w:r>
      <w:proofErr w:type="spellEnd"/>
      <w:r>
        <w:rPr>
          <w:color w:val="1F1F1F"/>
          <w:sz w:val="24"/>
          <w:szCs w:val="24"/>
          <w:highlight w:val="white"/>
        </w:rPr>
        <w:t xml:space="preserve">. </w:t>
      </w:r>
      <w:proofErr w:type="spellStart"/>
      <w:r>
        <w:rPr>
          <w:color w:val="1F1F1F"/>
          <w:sz w:val="24"/>
          <w:szCs w:val="24"/>
          <w:highlight w:val="white"/>
        </w:rPr>
        <w:t>Počítejte</w:t>
      </w:r>
      <w:proofErr w:type="spellEnd"/>
      <w:r>
        <w:rPr>
          <w:color w:val="1F1F1F"/>
          <w:sz w:val="24"/>
          <w:szCs w:val="24"/>
          <w:highlight w:val="white"/>
        </w:rPr>
        <w:t xml:space="preserve"> ale s </w:t>
      </w:r>
      <w:proofErr w:type="spellStart"/>
      <w:r>
        <w:rPr>
          <w:color w:val="1F1F1F"/>
          <w:sz w:val="24"/>
          <w:szCs w:val="24"/>
          <w:highlight w:val="white"/>
        </w:rPr>
        <w:t>tím</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w:t>
      </w:r>
      <w:commentRangeStart w:id="12"/>
      <w:proofErr w:type="spellStart"/>
      <w:r>
        <w:rPr>
          <w:color w:val="1F1F1F"/>
          <w:sz w:val="24"/>
          <w:szCs w:val="24"/>
          <w:highlight w:val="white"/>
        </w:rPr>
        <w:t>každoroční</w:t>
      </w:r>
      <w:proofErr w:type="spellEnd"/>
      <w:r>
        <w:rPr>
          <w:color w:val="1F1F1F"/>
          <w:sz w:val="24"/>
          <w:szCs w:val="24"/>
          <w:highlight w:val="white"/>
        </w:rPr>
        <w:t xml:space="preserve"> </w:t>
      </w:r>
      <w:proofErr w:type="spellStart"/>
      <w:r>
        <w:rPr>
          <w:color w:val="1F1F1F"/>
          <w:sz w:val="24"/>
          <w:szCs w:val="24"/>
          <w:highlight w:val="white"/>
        </w:rPr>
        <w:t>aktualizaci</w:t>
      </w:r>
      <w:proofErr w:type="spellEnd"/>
      <w:r>
        <w:rPr>
          <w:color w:val="1F1F1F"/>
          <w:sz w:val="24"/>
          <w:szCs w:val="24"/>
          <w:highlight w:val="white"/>
        </w:rPr>
        <w:t xml:space="preserve"> </w:t>
      </w:r>
      <w:proofErr w:type="spellStart"/>
      <w:r>
        <w:rPr>
          <w:color w:val="1F1F1F"/>
          <w:sz w:val="24"/>
          <w:szCs w:val="24"/>
          <w:highlight w:val="white"/>
        </w:rPr>
        <w:t>žádosti</w:t>
      </w:r>
      <w:commentRangeEnd w:id="12"/>
      <w:proofErr w:type="spellEnd"/>
      <w:r>
        <w:commentReference w:id="12"/>
      </w:r>
      <w:r>
        <w:rPr>
          <w:color w:val="1F1F1F"/>
          <w:sz w:val="24"/>
          <w:szCs w:val="24"/>
          <w:highlight w:val="white"/>
        </w:rPr>
        <w:t xml:space="preserve"> </w:t>
      </w:r>
      <w:proofErr w:type="spellStart"/>
      <w:r>
        <w:rPr>
          <w:color w:val="1F1F1F"/>
          <w:sz w:val="24"/>
          <w:szCs w:val="24"/>
          <w:highlight w:val="white"/>
        </w:rPr>
        <w:t>pak</w:t>
      </w:r>
      <w:proofErr w:type="spellEnd"/>
      <w:r>
        <w:rPr>
          <w:color w:val="1F1F1F"/>
          <w:sz w:val="24"/>
          <w:szCs w:val="24"/>
          <w:highlight w:val="white"/>
        </w:rPr>
        <w:t xml:space="preserve"> </w:t>
      </w:r>
      <w:proofErr w:type="spellStart"/>
      <w:r>
        <w:rPr>
          <w:color w:val="1F1F1F"/>
          <w:sz w:val="24"/>
          <w:szCs w:val="24"/>
          <w:highlight w:val="white"/>
        </w:rPr>
        <w:t>musíte</w:t>
      </w:r>
      <w:proofErr w:type="spellEnd"/>
      <w:r>
        <w:rPr>
          <w:color w:val="1F1F1F"/>
          <w:sz w:val="24"/>
          <w:szCs w:val="24"/>
          <w:highlight w:val="white"/>
        </w:rPr>
        <w:t xml:space="preserve"> </w:t>
      </w:r>
      <w:proofErr w:type="spellStart"/>
      <w:r>
        <w:rPr>
          <w:color w:val="1F1F1F"/>
          <w:sz w:val="24"/>
          <w:szCs w:val="24"/>
          <w:highlight w:val="white"/>
        </w:rPr>
        <w:t>hlídat</w:t>
      </w:r>
      <w:proofErr w:type="spellEnd"/>
      <w:r>
        <w:rPr>
          <w:color w:val="1F1F1F"/>
          <w:sz w:val="24"/>
          <w:szCs w:val="24"/>
          <w:highlight w:val="white"/>
        </w:rPr>
        <w:t xml:space="preserve"> </w:t>
      </w:r>
      <w:proofErr w:type="spellStart"/>
      <w:r>
        <w:rPr>
          <w:color w:val="1F1F1F"/>
          <w:sz w:val="24"/>
          <w:szCs w:val="24"/>
          <w:highlight w:val="white"/>
        </w:rPr>
        <w:t>zvlášť</w:t>
      </w:r>
      <w:proofErr w:type="spellEnd"/>
      <w:r>
        <w:rPr>
          <w:color w:val="1F1F1F"/>
          <w:sz w:val="24"/>
          <w:szCs w:val="24"/>
          <w:highlight w:val="white"/>
        </w:rPr>
        <w:t xml:space="preserve"> v </w:t>
      </w:r>
      <w:proofErr w:type="spellStart"/>
      <w:r>
        <w:rPr>
          <w:color w:val="1F1F1F"/>
          <w:sz w:val="24"/>
          <w:szCs w:val="24"/>
          <w:highlight w:val="white"/>
        </w:rPr>
        <w:t>každé</w:t>
      </w:r>
      <w:proofErr w:type="spellEnd"/>
      <w:r>
        <w:rPr>
          <w:color w:val="1F1F1F"/>
          <w:sz w:val="24"/>
          <w:szCs w:val="24"/>
          <w:highlight w:val="white"/>
        </w:rPr>
        <w:t xml:space="preserve"> z </w:t>
      </w:r>
      <w:proofErr w:type="spellStart"/>
      <w:r>
        <w:rPr>
          <w:color w:val="1F1F1F"/>
          <w:sz w:val="24"/>
          <w:szCs w:val="24"/>
          <w:highlight w:val="white"/>
        </w:rPr>
        <w:t>nich</w:t>
      </w:r>
      <w:proofErr w:type="spellEnd"/>
      <w:r>
        <w:rPr>
          <w:color w:val="1F1F1F"/>
          <w:sz w:val="24"/>
          <w:szCs w:val="24"/>
          <w:highlight w:val="white"/>
        </w:rPr>
        <w:t>.</w:t>
      </w:r>
    </w:p>
    <w:p w14:paraId="070E2C09" w14:textId="6D1496D3" w:rsidR="00F35B07" w:rsidRDefault="00000000">
      <w:pPr>
        <w:spacing w:before="240" w:after="240"/>
        <w:rPr>
          <w:color w:val="1F1F1F"/>
          <w:sz w:val="24"/>
          <w:szCs w:val="24"/>
          <w:highlight w:val="white"/>
        </w:rPr>
      </w:pPr>
      <w:commentRangeStart w:id="13"/>
      <w:commentRangeStart w:id="14"/>
      <w:proofErr w:type="spellStart"/>
      <w:r>
        <w:rPr>
          <w:color w:val="1F1F1F"/>
          <w:sz w:val="24"/>
          <w:szCs w:val="24"/>
          <w:highlight w:val="white"/>
        </w:rPr>
        <w:t>Podpisy</w:t>
      </w:r>
      <w:proofErr w:type="spellEnd"/>
      <w:r>
        <w:rPr>
          <w:color w:val="1F1F1F"/>
          <w:sz w:val="24"/>
          <w:szCs w:val="24"/>
          <w:highlight w:val="white"/>
        </w:rPr>
        <w:t xml:space="preserve"> </w:t>
      </w:r>
      <w:proofErr w:type="spellStart"/>
      <w:r>
        <w:rPr>
          <w:color w:val="1F1F1F"/>
          <w:sz w:val="24"/>
          <w:szCs w:val="24"/>
          <w:highlight w:val="white"/>
        </w:rPr>
        <w:t>žadatele</w:t>
      </w:r>
      <w:proofErr w:type="spellEnd"/>
      <w:r>
        <w:rPr>
          <w:color w:val="1F1F1F"/>
          <w:sz w:val="24"/>
          <w:szCs w:val="24"/>
          <w:highlight w:val="white"/>
        </w:rPr>
        <w:t xml:space="preserve"> </w:t>
      </w:r>
      <w:proofErr w:type="spellStart"/>
      <w:r>
        <w:rPr>
          <w:color w:val="1F1F1F"/>
          <w:sz w:val="24"/>
          <w:szCs w:val="24"/>
          <w:highlight w:val="white"/>
        </w:rPr>
        <w:t>i</w:t>
      </w:r>
      <w:proofErr w:type="spellEnd"/>
      <w:r>
        <w:rPr>
          <w:color w:val="1F1F1F"/>
          <w:sz w:val="24"/>
          <w:szCs w:val="24"/>
          <w:highlight w:val="white"/>
        </w:rPr>
        <w:t xml:space="preserve"> </w:t>
      </w:r>
      <w:proofErr w:type="spellStart"/>
      <w:r>
        <w:rPr>
          <w:color w:val="1F1F1F"/>
          <w:sz w:val="24"/>
          <w:szCs w:val="24"/>
          <w:highlight w:val="white"/>
        </w:rPr>
        <w:t>spolužadatele</w:t>
      </w:r>
      <w:proofErr w:type="spellEnd"/>
      <w:r>
        <w:rPr>
          <w:color w:val="1F1F1F"/>
          <w:sz w:val="24"/>
          <w:szCs w:val="24"/>
          <w:highlight w:val="white"/>
        </w:rPr>
        <w:t xml:space="preserve"> </w:t>
      </w:r>
      <w:ins w:id="15" w:author="Alžběta Karolyiová" w:date="2026-06-09T21:14:00Z">
        <w:r>
          <w:rPr>
            <w:color w:val="1F1F1F"/>
            <w:sz w:val="24"/>
            <w:szCs w:val="24"/>
            <w:highlight w:val="white"/>
          </w:rPr>
          <w:t xml:space="preserve">je </w:t>
        </w:r>
        <w:proofErr w:type="spellStart"/>
        <w:r>
          <w:rPr>
            <w:color w:val="1F1F1F"/>
            <w:sz w:val="24"/>
            <w:szCs w:val="24"/>
            <w:highlight w:val="white"/>
          </w:rPr>
          <w:t>zpravidla</w:t>
        </w:r>
        <w:proofErr w:type="spellEnd"/>
        <w:r>
          <w:rPr>
            <w:color w:val="1F1F1F"/>
            <w:sz w:val="24"/>
            <w:szCs w:val="24"/>
            <w:highlight w:val="white"/>
          </w:rPr>
          <w:t xml:space="preserve"> </w:t>
        </w:r>
        <w:proofErr w:type="spellStart"/>
        <w:r>
          <w:rPr>
            <w:color w:val="1F1F1F"/>
            <w:sz w:val="24"/>
            <w:szCs w:val="24"/>
            <w:highlight w:val="white"/>
          </w:rPr>
          <w:t>třeba</w:t>
        </w:r>
        <w:proofErr w:type="spellEnd"/>
        <w:r>
          <w:rPr>
            <w:color w:val="1F1F1F"/>
            <w:sz w:val="24"/>
            <w:szCs w:val="24"/>
            <w:highlight w:val="white"/>
          </w:rPr>
          <w:t xml:space="preserve"> </w:t>
        </w:r>
        <w:proofErr w:type="spellStart"/>
        <w:r>
          <w:rPr>
            <w:color w:val="1F1F1F"/>
            <w:sz w:val="24"/>
            <w:szCs w:val="24"/>
            <w:highlight w:val="white"/>
          </w:rPr>
          <w:t>úředně</w:t>
        </w:r>
        <w:proofErr w:type="spellEnd"/>
        <w:r>
          <w:rPr>
            <w:color w:val="1F1F1F"/>
            <w:sz w:val="24"/>
            <w:szCs w:val="24"/>
            <w:highlight w:val="white"/>
          </w:rPr>
          <w:t xml:space="preserve"> </w:t>
        </w:r>
        <w:proofErr w:type="spellStart"/>
        <w:r>
          <w:rPr>
            <w:color w:val="1F1F1F"/>
            <w:sz w:val="24"/>
            <w:szCs w:val="24"/>
            <w:highlight w:val="white"/>
          </w:rPr>
          <w:t>ověřit</w:t>
        </w:r>
      </w:ins>
      <w:proofErr w:type="spellEnd"/>
      <w:del w:id="16" w:author="Alžběta Karolyiová" w:date="2026-06-09T21:14:00Z">
        <w:r>
          <w:rPr>
            <w:color w:val="1F1F1F"/>
            <w:sz w:val="24"/>
            <w:szCs w:val="24"/>
            <w:highlight w:val="white"/>
          </w:rPr>
          <w:delText>bývají úředně ověřené</w:delText>
        </w:r>
      </w:del>
      <w:r>
        <w:rPr>
          <w:color w:val="1F1F1F"/>
          <w:sz w:val="24"/>
          <w:szCs w:val="24"/>
          <w:highlight w:val="white"/>
        </w:rPr>
        <w:t xml:space="preserve">. </w:t>
      </w:r>
      <w:proofErr w:type="spellStart"/>
      <w:r>
        <w:rPr>
          <w:color w:val="1F1F1F"/>
          <w:sz w:val="24"/>
          <w:szCs w:val="24"/>
          <w:highlight w:val="white"/>
        </w:rPr>
        <w:t>Ověření</w:t>
      </w:r>
      <w:proofErr w:type="spellEnd"/>
      <w:r>
        <w:rPr>
          <w:color w:val="1F1F1F"/>
          <w:sz w:val="24"/>
          <w:szCs w:val="24"/>
          <w:highlight w:val="white"/>
        </w:rPr>
        <w:t xml:space="preserve"> </w:t>
      </w:r>
      <w:proofErr w:type="spellStart"/>
      <w:r>
        <w:rPr>
          <w:color w:val="1F1F1F"/>
          <w:sz w:val="24"/>
          <w:szCs w:val="24"/>
          <w:highlight w:val="white"/>
        </w:rPr>
        <w:t>vám</w:t>
      </w:r>
      <w:proofErr w:type="spellEnd"/>
      <w:r>
        <w:rPr>
          <w:color w:val="1F1F1F"/>
          <w:sz w:val="24"/>
          <w:szCs w:val="24"/>
          <w:highlight w:val="white"/>
        </w:rPr>
        <w:t xml:space="preserve"> </w:t>
      </w:r>
      <w:proofErr w:type="spellStart"/>
      <w:r>
        <w:rPr>
          <w:color w:val="1F1F1F"/>
          <w:sz w:val="24"/>
          <w:szCs w:val="24"/>
          <w:highlight w:val="white"/>
        </w:rPr>
        <w:t>zvládnou</w:t>
      </w:r>
      <w:proofErr w:type="spellEnd"/>
      <w:r>
        <w:rPr>
          <w:color w:val="1F1F1F"/>
          <w:sz w:val="24"/>
          <w:szCs w:val="24"/>
          <w:highlight w:val="white"/>
        </w:rPr>
        <w:t xml:space="preserve"> </w:t>
      </w:r>
      <w:proofErr w:type="spellStart"/>
      <w:r>
        <w:rPr>
          <w:color w:val="1F1F1F"/>
          <w:sz w:val="24"/>
          <w:szCs w:val="24"/>
          <w:highlight w:val="white"/>
        </w:rPr>
        <w:t>udělat</w:t>
      </w:r>
      <w:proofErr w:type="spellEnd"/>
      <w:r>
        <w:rPr>
          <w:color w:val="1F1F1F"/>
          <w:sz w:val="24"/>
          <w:szCs w:val="24"/>
          <w:highlight w:val="white"/>
        </w:rPr>
        <w:t xml:space="preserve"> </w:t>
      </w:r>
      <w:commentRangeStart w:id="17"/>
      <w:proofErr w:type="spellStart"/>
      <w:r>
        <w:rPr>
          <w:color w:val="1F1F1F"/>
          <w:sz w:val="24"/>
          <w:szCs w:val="24"/>
          <w:highlight w:val="white"/>
        </w:rPr>
        <w:t>přímo</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úřadě</w:t>
      </w:r>
      <w:proofErr w:type="spellEnd"/>
      <w:r>
        <w:rPr>
          <w:color w:val="1F1F1F"/>
          <w:sz w:val="24"/>
          <w:szCs w:val="24"/>
          <w:highlight w:val="white"/>
        </w:rPr>
        <w:t xml:space="preserve"> za </w:t>
      </w:r>
      <w:proofErr w:type="spellStart"/>
      <w:r>
        <w:rPr>
          <w:color w:val="1F1F1F"/>
          <w:sz w:val="24"/>
          <w:szCs w:val="24"/>
          <w:highlight w:val="white"/>
        </w:rPr>
        <w:t>pár</w:t>
      </w:r>
      <w:proofErr w:type="spellEnd"/>
      <w:r>
        <w:rPr>
          <w:color w:val="1F1F1F"/>
          <w:sz w:val="24"/>
          <w:szCs w:val="24"/>
          <w:highlight w:val="white"/>
        </w:rPr>
        <w:t xml:space="preserve"> </w:t>
      </w:r>
      <w:proofErr w:type="spellStart"/>
      <w:r>
        <w:rPr>
          <w:color w:val="1F1F1F"/>
          <w:sz w:val="24"/>
          <w:szCs w:val="24"/>
          <w:highlight w:val="white"/>
        </w:rPr>
        <w:t>desetikorun</w:t>
      </w:r>
      <w:proofErr w:type="spellEnd"/>
      <w:r w:rsidR="007C0671">
        <w:rPr>
          <w:color w:val="1F1F1F"/>
          <w:sz w:val="24"/>
          <w:szCs w:val="24"/>
          <w:highlight w:val="white"/>
        </w:rPr>
        <w:t xml:space="preserve"> [</w:t>
      </w:r>
      <w:proofErr w:type="spellStart"/>
      <w:r w:rsidR="007C0671">
        <w:rPr>
          <w:color w:val="1F1F1F"/>
          <w:sz w:val="24"/>
          <w:szCs w:val="24"/>
          <w:highlight w:val="white"/>
        </w:rPr>
        <w:t>úředně</w:t>
      </w:r>
      <w:proofErr w:type="spellEnd"/>
      <w:r w:rsidR="007C0671">
        <w:rPr>
          <w:color w:val="1F1F1F"/>
          <w:sz w:val="24"/>
          <w:szCs w:val="24"/>
          <w:highlight w:val="white"/>
        </w:rPr>
        <w:t xml:space="preserve"> </w:t>
      </w:r>
      <w:proofErr w:type="spellStart"/>
      <w:r w:rsidR="007C0671">
        <w:rPr>
          <w:color w:val="1F1F1F"/>
          <w:sz w:val="24"/>
          <w:szCs w:val="24"/>
          <w:highlight w:val="white"/>
        </w:rPr>
        <w:t>ověřený</w:t>
      </w:r>
      <w:proofErr w:type="spellEnd"/>
      <w:r w:rsidR="007C0671">
        <w:rPr>
          <w:color w:val="1F1F1F"/>
          <w:sz w:val="24"/>
          <w:szCs w:val="24"/>
          <w:highlight w:val="white"/>
        </w:rPr>
        <w:t xml:space="preserve"> </w:t>
      </w:r>
      <w:proofErr w:type="spellStart"/>
      <w:r w:rsidR="007C0671">
        <w:rPr>
          <w:color w:val="1F1F1F"/>
          <w:sz w:val="24"/>
          <w:szCs w:val="24"/>
          <w:highlight w:val="white"/>
        </w:rPr>
        <w:t>podpis</w:t>
      </w:r>
      <w:proofErr w:type="spellEnd"/>
      <w:r w:rsidR="007C0671">
        <w:rPr>
          <w:color w:val="1F1F1F"/>
          <w:sz w:val="24"/>
          <w:szCs w:val="24"/>
          <w:highlight w:val="white"/>
        </w:rPr>
        <w:t xml:space="preserve"> je </w:t>
      </w:r>
      <w:proofErr w:type="spellStart"/>
      <w:r w:rsidR="007C0671">
        <w:rPr>
          <w:color w:val="1F1F1F"/>
          <w:sz w:val="24"/>
          <w:szCs w:val="24"/>
          <w:highlight w:val="white"/>
        </w:rPr>
        <w:t>spíše</w:t>
      </w:r>
      <w:proofErr w:type="spellEnd"/>
      <w:r w:rsidR="007C0671">
        <w:rPr>
          <w:color w:val="1F1F1F"/>
          <w:sz w:val="24"/>
          <w:szCs w:val="24"/>
          <w:highlight w:val="white"/>
        </w:rPr>
        <w:t xml:space="preserve"> </w:t>
      </w:r>
      <w:proofErr w:type="spellStart"/>
      <w:r w:rsidR="007C0671">
        <w:rPr>
          <w:color w:val="1F1F1F"/>
          <w:sz w:val="24"/>
          <w:szCs w:val="24"/>
          <w:highlight w:val="white"/>
        </w:rPr>
        <w:t>výjimečně</w:t>
      </w:r>
      <w:proofErr w:type="spellEnd"/>
      <w:r w:rsidR="007C0671">
        <w:rPr>
          <w:color w:val="1F1F1F"/>
          <w:sz w:val="24"/>
          <w:szCs w:val="24"/>
          <w:highlight w:val="white"/>
        </w:rPr>
        <w:t xml:space="preserve">, </w:t>
      </w:r>
      <w:proofErr w:type="spellStart"/>
      <w:r w:rsidR="007C0671">
        <w:rPr>
          <w:color w:val="1F1F1F"/>
          <w:sz w:val="24"/>
          <w:szCs w:val="24"/>
          <w:highlight w:val="white"/>
        </w:rPr>
        <w:t>např</w:t>
      </w:r>
      <w:proofErr w:type="spellEnd"/>
      <w:r w:rsidR="007C0671">
        <w:rPr>
          <w:color w:val="1F1F1F"/>
          <w:sz w:val="24"/>
          <w:szCs w:val="24"/>
          <w:highlight w:val="white"/>
        </w:rPr>
        <w:t>. Brno-střed]</w:t>
      </w:r>
      <w:r>
        <w:rPr>
          <w:color w:val="1F1F1F"/>
          <w:sz w:val="24"/>
          <w:szCs w:val="24"/>
          <w:highlight w:val="white"/>
        </w:rPr>
        <w:t>.</w:t>
      </w:r>
      <w:commentRangeEnd w:id="13"/>
      <w:r>
        <w:commentReference w:id="13"/>
      </w:r>
      <w:commentRangeEnd w:id="14"/>
      <w:r>
        <w:commentReference w:id="14"/>
      </w:r>
      <w:commentRangeEnd w:id="17"/>
      <w:r>
        <w:commentReference w:id="17"/>
      </w:r>
    </w:p>
    <w:p w14:paraId="45BC07C5" w14:textId="77777777" w:rsidR="00F35B07" w:rsidRDefault="00000000">
      <w:pPr>
        <w:spacing w:before="240" w:after="240"/>
        <w:rPr>
          <w:color w:val="1F1F1F"/>
          <w:sz w:val="24"/>
          <w:szCs w:val="24"/>
          <w:highlight w:val="white"/>
        </w:rPr>
      </w:pPr>
      <w:commentRangeStart w:id="18"/>
      <w:r>
        <w:rPr>
          <w:b/>
          <w:bCs/>
          <w:color w:val="1F1F1F"/>
          <w:sz w:val="24"/>
          <w:szCs w:val="24"/>
          <w:highlight w:val="white"/>
        </w:rPr>
        <w:t xml:space="preserve">Krok 3 - </w:t>
      </w:r>
      <w:proofErr w:type="spellStart"/>
      <w:r>
        <w:rPr>
          <w:b/>
          <w:bCs/>
          <w:color w:val="1F1F1F"/>
          <w:sz w:val="24"/>
          <w:szCs w:val="24"/>
          <w:highlight w:val="white"/>
        </w:rPr>
        <w:t>doložte</w:t>
      </w:r>
      <w:proofErr w:type="spellEnd"/>
      <w:r>
        <w:rPr>
          <w:b/>
          <w:bCs/>
          <w:color w:val="1F1F1F"/>
          <w:sz w:val="24"/>
          <w:szCs w:val="24"/>
          <w:highlight w:val="white"/>
        </w:rPr>
        <w:t xml:space="preserve"> </w:t>
      </w:r>
      <w:proofErr w:type="spellStart"/>
      <w:r>
        <w:rPr>
          <w:b/>
          <w:bCs/>
          <w:color w:val="1F1F1F"/>
          <w:sz w:val="24"/>
          <w:szCs w:val="24"/>
          <w:highlight w:val="white"/>
        </w:rPr>
        <w:t>přílohy</w:t>
      </w:r>
      <w:proofErr w:type="spellEnd"/>
      <w:r>
        <w:rPr>
          <w:b/>
          <w:bCs/>
          <w:color w:val="1F1F1F"/>
          <w:sz w:val="24"/>
          <w:szCs w:val="24"/>
          <w:highlight w:val="white"/>
        </w:rPr>
        <w:t>.</w:t>
      </w:r>
      <w:r>
        <w:rPr>
          <w:color w:val="1F1F1F"/>
          <w:sz w:val="24"/>
          <w:szCs w:val="24"/>
          <w:highlight w:val="white"/>
        </w:rPr>
        <w:t xml:space="preserve"> </w:t>
      </w:r>
      <w:commentRangeEnd w:id="18"/>
      <w:r>
        <w:commentReference w:id="18"/>
      </w:r>
    </w:p>
    <w:p w14:paraId="5982FABD" w14:textId="77777777" w:rsidR="00F35B07" w:rsidRDefault="00000000">
      <w:pPr>
        <w:spacing w:before="240" w:after="240"/>
        <w:rPr>
          <w:color w:val="1F1F1F"/>
          <w:sz w:val="24"/>
          <w:szCs w:val="24"/>
          <w:highlight w:val="white"/>
        </w:rPr>
      </w:pPr>
      <w:commentRangeStart w:id="19"/>
      <w:proofErr w:type="spellStart"/>
      <w:r>
        <w:rPr>
          <w:color w:val="1F1F1F"/>
          <w:sz w:val="24"/>
          <w:szCs w:val="24"/>
          <w:highlight w:val="white"/>
        </w:rPr>
        <w:t>Přesný</w:t>
      </w:r>
      <w:proofErr w:type="spellEnd"/>
      <w:r>
        <w:rPr>
          <w:color w:val="1F1F1F"/>
          <w:sz w:val="24"/>
          <w:szCs w:val="24"/>
          <w:highlight w:val="white"/>
        </w:rPr>
        <w:t xml:space="preserve"> </w:t>
      </w:r>
      <w:proofErr w:type="spellStart"/>
      <w:r>
        <w:rPr>
          <w:color w:val="1F1F1F"/>
          <w:sz w:val="24"/>
          <w:szCs w:val="24"/>
          <w:highlight w:val="white"/>
        </w:rPr>
        <w:t>seznam</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w:t>
      </w:r>
      <w:proofErr w:type="spellStart"/>
      <w:r>
        <w:rPr>
          <w:color w:val="1F1F1F"/>
          <w:sz w:val="24"/>
          <w:szCs w:val="24"/>
          <w:highlight w:val="white"/>
        </w:rPr>
        <w:t>určuje</w:t>
      </w:r>
      <w:proofErr w:type="spellEnd"/>
      <w:r>
        <w:rPr>
          <w:color w:val="1F1F1F"/>
          <w:sz w:val="24"/>
          <w:szCs w:val="24"/>
          <w:highlight w:val="white"/>
        </w:rPr>
        <w:t xml:space="preserve"> </w:t>
      </w:r>
      <w:proofErr w:type="spellStart"/>
      <w:r>
        <w:rPr>
          <w:color w:val="1F1F1F"/>
          <w:sz w:val="24"/>
          <w:szCs w:val="24"/>
          <w:highlight w:val="white"/>
        </w:rPr>
        <w:t>každá</w:t>
      </w:r>
      <w:proofErr w:type="spellEnd"/>
      <w:r>
        <w:rPr>
          <w:color w:val="1F1F1F"/>
          <w:sz w:val="24"/>
          <w:szCs w:val="24"/>
          <w:highlight w:val="white"/>
        </w:rPr>
        <w:t xml:space="preserve"> </w:t>
      </w:r>
      <w:proofErr w:type="spellStart"/>
      <w:r>
        <w:rPr>
          <w:color w:val="1F1F1F"/>
          <w:sz w:val="24"/>
          <w:szCs w:val="24"/>
          <w:highlight w:val="white"/>
        </w:rPr>
        <w:t>městská</w:t>
      </w:r>
      <w:proofErr w:type="spellEnd"/>
      <w:r>
        <w:rPr>
          <w:color w:val="1F1F1F"/>
          <w:sz w:val="24"/>
          <w:szCs w:val="24"/>
          <w:highlight w:val="white"/>
        </w:rPr>
        <w:t xml:space="preserve"> </w:t>
      </w:r>
      <w:proofErr w:type="spellStart"/>
      <w:r>
        <w:rPr>
          <w:color w:val="1F1F1F"/>
          <w:sz w:val="24"/>
          <w:szCs w:val="24"/>
          <w:highlight w:val="white"/>
        </w:rPr>
        <w:t>část</w:t>
      </w:r>
      <w:proofErr w:type="spellEnd"/>
      <w:r>
        <w:rPr>
          <w:color w:val="1F1F1F"/>
          <w:sz w:val="24"/>
          <w:szCs w:val="24"/>
          <w:highlight w:val="white"/>
        </w:rPr>
        <w:t xml:space="preserve"> (</w:t>
      </w:r>
      <w:proofErr w:type="spellStart"/>
      <w:r>
        <w:rPr>
          <w:color w:val="1F1F1F"/>
          <w:sz w:val="24"/>
          <w:szCs w:val="24"/>
          <w:highlight w:val="white"/>
        </w:rPr>
        <w:t>najdete</w:t>
      </w:r>
      <w:proofErr w:type="spellEnd"/>
      <w:r>
        <w:rPr>
          <w:color w:val="1F1F1F"/>
          <w:sz w:val="24"/>
          <w:szCs w:val="24"/>
          <w:highlight w:val="white"/>
        </w:rPr>
        <w:t xml:space="preserve"> ho u </w:t>
      </w:r>
      <w:proofErr w:type="spellStart"/>
      <w:r>
        <w:rPr>
          <w:color w:val="1F1F1F"/>
          <w:sz w:val="24"/>
          <w:szCs w:val="24"/>
          <w:highlight w:val="white"/>
        </w:rPr>
        <w:t>jejích</w:t>
      </w:r>
      <w:proofErr w:type="spellEnd"/>
      <w:r>
        <w:rPr>
          <w:color w:val="1F1F1F"/>
          <w:sz w:val="24"/>
          <w:szCs w:val="24"/>
          <w:highlight w:val="white"/>
        </w:rPr>
        <w:t xml:space="preserve"> </w:t>
      </w:r>
      <w:proofErr w:type="spellStart"/>
      <w:r>
        <w:rPr>
          <w:color w:val="1F1F1F"/>
          <w:sz w:val="24"/>
          <w:szCs w:val="24"/>
          <w:highlight w:val="white"/>
        </w:rPr>
        <w:t>pravidel</w:t>
      </w:r>
      <w:proofErr w:type="spellEnd"/>
      <w:r>
        <w:rPr>
          <w:color w:val="1F1F1F"/>
          <w:sz w:val="24"/>
          <w:szCs w:val="24"/>
          <w:highlight w:val="white"/>
        </w:rPr>
        <w:t xml:space="preserve">), ale </w:t>
      </w:r>
      <w:proofErr w:type="spellStart"/>
      <w:r>
        <w:rPr>
          <w:color w:val="1F1F1F"/>
          <w:sz w:val="24"/>
          <w:szCs w:val="24"/>
          <w:highlight w:val="white"/>
        </w:rPr>
        <w:t>standardně</w:t>
      </w:r>
      <w:proofErr w:type="spellEnd"/>
      <w:r>
        <w:rPr>
          <w:color w:val="1F1F1F"/>
          <w:sz w:val="24"/>
          <w:szCs w:val="24"/>
          <w:highlight w:val="white"/>
        </w:rPr>
        <w:t xml:space="preserve"> </w:t>
      </w:r>
      <w:proofErr w:type="spellStart"/>
      <w:r>
        <w:rPr>
          <w:color w:val="1F1F1F"/>
          <w:sz w:val="24"/>
          <w:szCs w:val="24"/>
          <w:highlight w:val="white"/>
        </w:rPr>
        <w:t>počítejte</w:t>
      </w:r>
      <w:proofErr w:type="spellEnd"/>
      <w:r>
        <w:rPr>
          <w:color w:val="1F1F1F"/>
          <w:sz w:val="24"/>
          <w:szCs w:val="24"/>
          <w:highlight w:val="white"/>
        </w:rPr>
        <w:t xml:space="preserve"> s </w:t>
      </w:r>
      <w:proofErr w:type="spellStart"/>
      <w:r>
        <w:rPr>
          <w:color w:val="1F1F1F"/>
          <w:sz w:val="24"/>
          <w:szCs w:val="24"/>
          <w:highlight w:val="white"/>
        </w:rPr>
        <w:t>těmito</w:t>
      </w:r>
      <w:proofErr w:type="spellEnd"/>
      <w:r>
        <w:rPr>
          <w:color w:val="1F1F1F"/>
          <w:sz w:val="24"/>
          <w:szCs w:val="24"/>
          <w:highlight w:val="white"/>
        </w:rPr>
        <w:t xml:space="preserve"> </w:t>
      </w:r>
      <w:proofErr w:type="spellStart"/>
      <w:r>
        <w:rPr>
          <w:color w:val="1F1F1F"/>
          <w:sz w:val="24"/>
          <w:szCs w:val="24"/>
          <w:highlight w:val="white"/>
        </w:rPr>
        <w:t>doklady</w:t>
      </w:r>
      <w:proofErr w:type="spellEnd"/>
      <w:r>
        <w:rPr>
          <w:color w:val="1F1F1F"/>
          <w:sz w:val="24"/>
          <w:szCs w:val="24"/>
          <w:highlight w:val="white"/>
        </w:rPr>
        <w:t>:</w:t>
      </w:r>
      <w:commentRangeEnd w:id="19"/>
      <w:r>
        <w:commentReference w:id="19"/>
      </w:r>
    </w:p>
    <w:p w14:paraId="10DA0D43" w14:textId="786D950B" w:rsidR="00F35B07" w:rsidRDefault="00000000">
      <w:pPr>
        <w:numPr>
          <w:ilvl w:val="0"/>
          <w:numId w:val="2"/>
        </w:numPr>
        <w:spacing w:before="240"/>
        <w:rPr>
          <w:color w:val="1F1F1F"/>
          <w:sz w:val="24"/>
          <w:szCs w:val="24"/>
          <w:highlight w:val="white"/>
        </w:rPr>
      </w:pPr>
      <w:proofErr w:type="spellStart"/>
      <w:r>
        <w:rPr>
          <w:b/>
          <w:bCs/>
          <w:color w:val="1F1F1F"/>
          <w:sz w:val="24"/>
          <w:szCs w:val="24"/>
          <w:highlight w:val="white"/>
        </w:rPr>
        <w:t>Doklad</w:t>
      </w:r>
      <w:proofErr w:type="spellEnd"/>
      <w:r>
        <w:rPr>
          <w:b/>
          <w:bCs/>
          <w:color w:val="1F1F1F"/>
          <w:sz w:val="24"/>
          <w:szCs w:val="24"/>
          <w:highlight w:val="white"/>
        </w:rPr>
        <w:t xml:space="preserve"> o </w:t>
      </w:r>
      <w:proofErr w:type="spellStart"/>
      <w:r>
        <w:rPr>
          <w:b/>
          <w:bCs/>
          <w:color w:val="1F1F1F"/>
          <w:sz w:val="24"/>
          <w:szCs w:val="24"/>
          <w:highlight w:val="white"/>
        </w:rPr>
        <w:t>výši</w:t>
      </w:r>
      <w:proofErr w:type="spellEnd"/>
      <w:r>
        <w:rPr>
          <w:b/>
          <w:bCs/>
          <w:color w:val="1F1F1F"/>
          <w:sz w:val="24"/>
          <w:szCs w:val="24"/>
          <w:highlight w:val="white"/>
        </w:rPr>
        <w:t xml:space="preserve"> </w:t>
      </w:r>
      <w:proofErr w:type="spellStart"/>
      <w:r>
        <w:rPr>
          <w:b/>
          <w:bCs/>
          <w:color w:val="1F1F1F"/>
          <w:sz w:val="24"/>
          <w:szCs w:val="24"/>
          <w:highlight w:val="white"/>
        </w:rPr>
        <w:t>čistých</w:t>
      </w:r>
      <w:proofErr w:type="spellEnd"/>
      <w:r>
        <w:rPr>
          <w:b/>
          <w:bCs/>
          <w:color w:val="1F1F1F"/>
          <w:sz w:val="24"/>
          <w:szCs w:val="24"/>
          <w:highlight w:val="white"/>
        </w:rPr>
        <w:t xml:space="preserve"> </w:t>
      </w:r>
      <w:proofErr w:type="spellStart"/>
      <w:r>
        <w:rPr>
          <w:b/>
          <w:bCs/>
          <w:color w:val="1F1F1F"/>
          <w:sz w:val="24"/>
          <w:szCs w:val="24"/>
          <w:highlight w:val="white"/>
        </w:rPr>
        <w:t>příjmů</w:t>
      </w:r>
      <w:proofErr w:type="spellEnd"/>
      <w:r>
        <w:rPr>
          <w:color w:val="1F1F1F"/>
          <w:sz w:val="24"/>
          <w:szCs w:val="24"/>
          <w:highlight w:val="white"/>
        </w:rPr>
        <w:t xml:space="preserve"> </w:t>
      </w:r>
      <w:proofErr w:type="spellStart"/>
      <w:r>
        <w:rPr>
          <w:color w:val="1F1F1F"/>
          <w:sz w:val="24"/>
          <w:szCs w:val="24"/>
          <w:highlight w:val="white"/>
        </w:rPr>
        <w:t>vás</w:t>
      </w:r>
      <w:proofErr w:type="spellEnd"/>
      <w:r>
        <w:rPr>
          <w:color w:val="1F1F1F"/>
          <w:sz w:val="24"/>
          <w:szCs w:val="24"/>
          <w:highlight w:val="white"/>
        </w:rPr>
        <w:t xml:space="preserve"> </w:t>
      </w:r>
      <w:proofErr w:type="spellStart"/>
      <w:r>
        <w:rPr>
          <w:color w:val="1F1F1F"/>
          <w:sz w:val="24"/>
          <w:szCs w:val="24"/>
          <w:highlight w:val="white"/>
        </w:rPr>
        <w:t>i</w:t>
      </w:r>
      <w:proofErr w:type="spellEnd"/>
      <w:r>
        <w:rPr>
          <w:color w:val="1F1F1F"/>
          <w:sz w:val="24"/>
          <w:szCs w:val="24"/>
          <w:highlight w:val="white"/>
        </w:rPr>
        <w:t xml:space="preserve"> </w:t>
      </w:r>
      <w:proofErr w:type="spellStart"/>
      <w:r>
        <w:rPr>
          <w:color w:val="1F1F1F"/>
          <w:sz w:val="24"/>
          <w:szCs w:val="24"/>
          <w:highlight w:val="white"/>
        </w:rPr>
        <w:t>všech</w:t>
      </w:r>
      <w:proofErr w:type="spellEnd"/>
      <w:r>
        <w:rPr>
          <w:color w:val="1F1F1F"/>
          <w:sz w:val="24"/>
          <w:szCs w:val="24"/>
          <w:highlight w:val="white"/>
        </w:rPr>
        <w:t xml:space="preserve"> </w:t>
      </w:r>
      <w:proofErr w:type="spellStart"/>
      <w:r>
        <w:rPr>
          <w:color w:val="1F1F1F"/>
          <w:sz w:val="24"/>
          <w:szCs w:val="24"/>
          <w:highlight w:val="white"/>
        </w:rPr>
        <w:t>spolubydlících</w:t>
      </w:r>
      <w:proofErr w:type="spellEnd"/>
      <w:r>
        <w:rPr>
          <w:color w:val="1F1F1F"/>
          <w:sz w:val="24"/>
          <w:szCs w:val="24"/>
          <w:highlight w:val="white"/>
        </w:rPr>
        <w:t xml:space="preserve"> za </w:t>
      </w:r>
      <w:proofErr w:type="spellStart"/>
      <w:r>
        <w:rPr>
          <w:color w:val="1F1F1F"/>
          <w:sz w:val="24"/>
          <w:szCs w:val="24"/>
          <w:highlight w:val="white"/>
        </w:rPr>
        <w:t>posledních</w:t>
      </w:r>
      <w:proofErr w:type="spellEnd"/>
      <w:r>
        <w:rPr>
          <w:color w:val="1F1F1F"/>
          <w:sz w:val="24"/>
          <w:szCs w:val="24"/>
          <w:highlight w:val="white"/>
        </w:rPr>
        <w:t xml:space="preserve"> 12 </w:t>
      </w:r>
      <w:proofErr w:type="spellStart"/>
      <w:r>
        <w:rPr>
          <w:color w:val="1F1F1F"/>
          <w:sz w:val="24"/>
          <w:szCs w:val="24"/>
          <w:highlight w:val="white"/>
        </w:rPr>
        <w:t>měsíců</w:t>
      </w:r>
      <w:proofErr w:type="spellEnd"/>
      <w:r w:rsidR="007C0671">
        <w:rPr>
          <w:color w:val="1F1F1F"/>
          <w:sz w:val="24"/>
          <w:szCs w:val="24"/>
          <w:highlight w:val="white"/>
        </w:rPr>
        <w:t xml:space="preserve"> [za </w:t>
      </w:r>
      <w:proofErr w:type="spellStart"/>
      <w:r w:rsidR="007C0671">
        <w:rPr>
          <w:color w:val="1F1F1F"/>
          <w:sz w:val="24"/>
          <w:szCs w:val="24"/>
          <w:highlight w:val="white"/>
        </w:rPr>
        <w:t>takto</w:t>
      </w:r>
      <w:proofErr w:type="spellEnd"/>
      <w:r w:rsidR="007C0671">
        <w:rPr>
          <w:color w:val="1F1F1F"/>
          <w:sz w:val="24"/>
          <w:szCs w:val="24"/>
          <w:highlight w:val="white"/>
        </w:rPr>
        <w:t xml:space="preserve"> </w:t>
      </w:r>
      <w:proofErr w:type="spellStart"/>
      <w:r w:rsidR="007C0671">
        <w:rPr>
          <w:color w:val="1F1F1F"/>
          <w:sz w:val="24"/>
          <w:szCs w:val="24"/>
          <w:highlight w:val="white"/>
        </w:rPr>
        <w:t>dlouhé</w:t>
      </w:r>
      <w:proofErr w:type="spellEnd"/>
      <w:r w:rsidR="007C0671">
        <w:rPr>
          <w:color w:val="1F1F1F"/>
          <w:sz w:val="24"/>
          <w:szCs w:val="24"/>
          <w:highlight w:val="white"/>
        </w:rPr>
        <w:t xml:space="preserve"> </w:t>
      </w:r>
      <w:proofErr w:type="spellStart"/>
      <w:r w:rsidR="007C0671">
        <w:rPr>
          <w:color w:val="1F1F1F"/>
          <w:sz w:val="24"/>
          <w:szCs w:val="24"/>
          <w:highlight w:val="white"/>
        </w:rPr>
        <w:t>období</w:t>
      </w:r>
      <w:proofErr w:type="spellEnd"/>
      <w:r w:rsidR="007C0671">
        <w:rPr>
          <w:color w:val="1F1F1F"/>
          <w:sz w:val="24"/>
          <w:szCs w:val="24"/>
          <w:highlight w:val="white"/>
        </w:rPr>
        <w:t xml:space="preserve"> se </w:t>
      </w:r>
      <w:proofErr w:type="spellStart"/>
      <w:r w:rsidR="007C0671">
        <w:rPr>
          <w:color w:val="1F1F1F"/>
          <w:sz w:val="24"/>
          <w:szCs w:val="24"/>
          <w:highlight w:val="white"/>
        </w:rPr>
        <w:t>dokládá</w:t>
      </w:r>
      <w:proofErr w:type="spellEnd"/>
      <w:r w:rsidR="007C0671">
        <w:rPr>
          <w:color w:val="1F1F1F"/>
          <w:sz w:val="24"/>
          <w:szCs w:val="24"/>
          <w:highlight w:val="white"/>
        </w:rPr>
        <w:t xml:space="preserve"> </w:t>
      </w:r>
      <w:proofErr w:type="spellStart"/>
      <w:r w:rsidR="007C0671">
        <w:rPr>
          <w:color w:val="1F1F1F"/>
          <w:sz w:val="24"/>
          <w:szCs w:val="24"/>
          <w:highlight w:val="white"/>
        </w:rPr>
        <w:t>pouze</w:t>
      </w:r>
      <w:proofErr w:type="spellEnd"/>
      <w:r w:rsidR="007C0671">
        <w:rPr>
          <w:color w:val="1F1F1F"/>
          <w:sz w:val="24"/>
          <w:szCs w:val="24"/>
          <w:highlight w:val="white"/>
        </w:rPr>
        <w:t xml:space="preserve"> </w:t>
      </w:r>
      <w:proofErr w:type="spellStart"/>
      <w:r w:rsidR="007C0671">
        <w:rPr>
          <w:color w:val="1F1F1F"/>
          <w:sz w:val="24"/>
          <w:szCs w:val="24"/>
          <w:highlight w:val="white"/>
        </w:rPr>
        <w:t>výjimečně</w:t>
      </w:r>
      <w:proofErr w:type="spellEnd"/>
      <w:r w:rsidR="007C0671">
        <w:rPr>
          <w:color w:val="1F1F1F"/>
          <w:sz w:val="24"/>
          <w:szCs w:val="24"/>
          <w:highlight w:val="white"/>
        </w:rPr>
        <w:t xml:space="preserve">. </w:t>
      </w:r>
      <w:proofErr w:type="spellStart"/>
      <w:r w:rsidR="007C0671">
        <w:rPr>
          <w:color w:val="1F1F1F"/>
          <w:sz w:val="24"/>
          <w:szCs w:val="24"/>
          <w:highlight w:val="white"/>
        </w:rPr>
        <w:t>Protože</w:t>
      </w:r>
      <w:proofErr w:type="spellEnd"/>
      <w:r w:rsidR="007C0671">
        <w:rPr>
          <w:color w:val="1F1F1F"/>
          <w:sz w:val="24"/>
          <w:szCs w:val="24"/>
          <w:highlight w:val="white"/>
        </w:rPr>
        <w:t xml:space="preserve"> je </w:t>
      </w:r>
      <w:proofErr w:type="spellStart"/>
      <w:r w:rsidR="007C0671">
        <w:rPr>
          <w:color w:val="1F1F1F"/>
          <w:sz w:val="24"/>
          <w:szCs w:val="24"/>
          <w:highlight w:val="white"/>
        </w:rPr>
        <w:t>však</w:t>
      </w:r>
      <w:proofErr w:type="spellEnd"/>
      <w:r w:rsidR="007C0671">
        <w:rPr>
          <w:color w:val="1F1F1F"/>
          <w:sz w:val="24"/>
          <w:szCs w:val="24"/>
          <w:highlight w:val="white"/>
        </w:rPr>
        <w:t xml:space="preserve"> </w:t>
      </w:r>
      <w:proofErr w:type="spellStart"/>
      <w:r w:rsidR="007C0671">
        <w:rPr>
          <w:color w:val="1F1F1F"/>
          <w:sz w:val="24"/>
          <w:szCs w:val="24"/>
          <w:highlight w:val="white"/>
        </w:rPr>
        <w:t>žádost</w:t>
      </w:r>
      <w:proofErr w:type="spellEnd"/>
      <w:r w:rsidR="007C0671">
        <w:rPr>
          <w:color w:val="1F1F1F"/>
          <w:sz w:val="24"/>
          <w:szCs w:val="24"/>
          <w:highlight w:val="white"/>
        </w:rPr>
        <w:t xml:space="preserve"> “</w:t>
      </w:r>
      <w:proofErr w:type="spellStart"/>
      <w:r w:rsidR="007C0671">
        <w:rPr>
          <w:color w:val="1F1F1F"/>
          <w:sz w:val="24"/>
          <w:szCs w:val="24"/>
          <w:highlight w:val="white"/>
        </w:rPr>
        <w:t>sjednocená</w:t>
      </w:r>
      <w:proofErr w:type="spellEnd"/>
      <w:r w:rsidR="007C0671">
        <w:rPr>
          <w:color w:val="1F1F1F"/>
          <w:sz w:val="24"/>
          <w:szCs w:val="24"/>
          <w:highlight w:val="white"/>
        </w:rPr>
        <w:t xml:space="preserve">”, </w:t>
      </w:r>
      <w:proofErr w:type="spellStart"/>
      <w:r w:rsidR="007C0671">
        <w:rPr>
          <w:color w:val="1F1F1F"/>
          <w:sz w:val="24"/>
          <w:szCs w:val="24"/>
          <w:highlight w:val="white"/>
        </w:rPr>
        <w:t>přizpůsobila</w:t>
      </w:r>
      <w:proofErr w:type="spellEnd"/>
      <w:r w:rsidR="007C0671">
        <w:rPr>
          <w:color w:val="1F1F1F"/>
          <w:sz w:val="24"/>
          <w:szCs w:val="24"/>
          <w:highlight w:val="white"/>
        </w:rPr>
        <w:t xml:space="preserve"> se “</w:t>
      </w:r>
      <w:proofErr w:type="spellStart"/>
      <w:r w:rsidR="007C0671">
        <w:rPr>
          <w:color w:val="1F1F1F"/>
          <w:sz w:val="24"/>
          <w:szCs w:val="24"/>
          <w:highlight w:val="white"/>
        </w:rPr>
        <w:t>nejnáročnější</w:t>
      </w:r>
      <w:proofErr w:type="spellEnd"/>
      <w:r w:rsidR="007C0671">
        <w:rPr>
          <w:color w:val="1F1F1F"/>
          <w:sz w:val="24"/>
          <w:szCs w:val="24"/>
          <w:highlight w:val="white"/>
        </w:rPr>
        <w:t xml:space="preserve">” MČ. </w:t>
      </w:r>
      <w:proofErr w:type="spellStart"/>
      <w:r w:rsidR="007C0671">
        <w:rPr>
          <w:color w:val="1F1F1F"/>
          <w:sz w:val="24"/>
          <w:szCs w:val="24"/>
          <w:highlight w:val="white"/>
        </w:rPr>
        <w:t>Spíše</w:t>
      </w:r>
      <w:proofErr w:type="spellEnd"/>
      <w:r w:rsidR="007C0671">
        <w:rPr>
          <w:color w:val="1F1F1F"/>
          <w:sz w:val="24"/>
          <w:szCs w:val="24"/>
          <w:highlight w:val="white"/>
        </w:rPr>
        <w:t xml:space="preserve"> </w:t>
      </w:r>
      <w:proofErr w:type="spellStart"/>
      <w:r w:rsidR="007C0671">
        <w:rPr>
          <w:color w:val="1F1F1F"/>
          <w:sz w:val="24"/>
          <w:szCs w:val="24"/>
          <w:highlight w:val="white"/>
        </w:rPr>
        <w:t>bych</w:t>
      </w:r>
      <w:proofErr w:type="spellEnd"/>
      <w:r w:rsidR="007C0671">
        <w:rPr>
          <w:color w:val="1F1F1F"/>
          <w:sz w:val="24"/>
          <w:szCs w:val="24"/>
          <w:highlight w:val="white"/>
        </w:rPr>
        <w:t xml:space="preserve"> </w:t>
      </w:r>
      <w:proofErr w:type="spellStart"/>
      <w:r w:rsidR="007C0671">
        <w:rPr>
          <w:color w:val="1F1F1F"/>
          <w:sz w:val="24"/>
          <w:szCs w:val="24"/>
          <w:highlight w:val="white"/>
        </w:rPr>
        <w:t>počítal</w:t>
      </w:r>
      <w:proofErr w:type="spellEnd"/>
      <w:r w:rsidR="007C0671">
        <w:rPr>
          <w:color w:val="1F1F1F"/>
          <w:sz w:val="24"/>
          <w:szCs w:val="24"/>
          <w:highlight w:val="white"/>
        </w:rPr>
        <w:t xml:space="preserve"> s </w:t>
      </w:r>
      <w:proofErr w:type="spellStart"/>
      <w:r w:rsidR="007C0671">
        <w:rPr>
          <w:color w:val="1F1F1F"/>
          <w:sz w:val="24"/>
          <w:szCs w:val="24"/>
          <w:highlight w:val="white"/>
        </w:rPr>
        <w:t>nutností</w:t>
      </w:r>
      <w:proofErr w:type="spellEnd"/>
      <w:r w:rsidR="007C0671">
        <w:rPr>
          <w:color w:val="1F1F1F"/>
          <w:sz w:val="24"/>
          <w:szCs w:val="24"/>
          <w:highlight w:val="white"/>
        </w:rPr>
        <w:t xml:space="preserve"> </w:t>
      </w:r>
      <w:proofErr w:type="spellStart"/>
      <w:r w:rsidR="007C0671">
        <w:rPr>
          <w:color w:val="1F1F1F"/>
          <w:sz w:val="24"/>
          <w:szCs w:val="24"/>
          <w:highlight w:val="white"/>
        </w:rPr>
        <w:t>doložit</w:t>
      </w:r>
      <w:proofErr w:type="spellEnd"/>
      <w:r w:rsidR="007C0671">
        <w:rPr>
          <w:color w:val="1F1F1F"/>
          <w:sz w:val="24"/>
          <w:szCs w:val="24"/>
          <w:highlight w:val="white"/>
        </w:rPr>
        <w:t xml:space="preserve"> ZDROJ </w:t>
      </w:r>
      <w:proofErr w:type="spellStart"/>
      <w:r w:rsidR="007C0671">
        <w:rPr>
          <w:color w:val="1F1F1F"/>
          <w:sz w:val="24"/>
          <w:szCs w:val="24"/>
          <w:highlight w:val="white"/>
        </w:rPr>
        <w:t>příjmů</w:t>
      </w:r>
      <w:proofErr w:type="spellEnd"/>
      <w:r w:rsidR="007C0671">
        <w:rPr>
          <w:color w:val="1F1F1F"/>
          <w:sz w:val="24"/>
          <w:szCs w:val="24"/>
          <w:highlight w:val="white"/>
        </w:rPr>
        <w:t xml:space="preserve">, </w:t>
      </w:r>
      <w:proofErr w:type="spellStart"/>
      <w:r w:rsidR="007C0671">
        <w:rPr>
          <w:color w:val="1F1F1F"/>
          <w:sz w:val="24"/>
          <w:szCs w:val="24"/>
          <w:highlight w:val="white"/>
        </w:rPr>
        <w:t>tj</w:t>
      </w:r>
      <w:proofErr w:type="spellEnd"/>
      <w:r w:rsidR="007C0671">
        <w:rPr>
          <w:color w:val="1F1F1F"/>
          <w:sz w:val="24"/>
          <w:szCs w:val="24"/>
          <w:highlight w:val="white"/>
        </w:rPr>
        <w:t xml:space="preserve">. </w:t>
      </w:r>
      <w:proofErr w:type="spellStart"/>
      <w:r w:rsidR="00C82871">
        <w:rPr>
          <w:color w:val="1F1F1F"/>
          <w:sz w:val="24"/>
          <w:szCs w:val="24"/>
          <w:highlight w:val="white"/>
        </w:rPr>
        <w:t>p</w:t>
      </w:r>
      <w:r w:rsidR="007C0671">
        <w:rPr>
          <w:color w:val="1F1F1F"/>
          <w:sz w:val="24"/>
          <w:szCs w:val="24"/>
          <w:highlight w:val="white"/>
        </w:rPr>
        <w:t>racovní</w:t>
      </w:r>
      <w:proofErr w:type="spellEnd"/>
      <w:r w:rsidR="007C0671">
        <w:rPr>
          <w:color w:val="1F1F1F"/>
          <w:sz w:val="24"/>
          <w:szCs w:val="24"/>
          <w:highlight w:val="white"/>
        </w:rPr>
        <w:t xml:space="preserve"> </w:t>
      </w:r>
      <w:proofErr w:type="spellStart"/>
      <w:r w:rsidR="007C0671">
        <w:rPr>
          <w:color w:val="1F1F1F"/>
          <w:sz w:val="24"/>
          <w:szCs w:val="24"/>
          <w:highlight w:val="white"/>
        </w:rPr>
        <w:t>smlouvu</w:t>
      </w:r>
      <w:proofErr w:type="spellEnd"/>
      <w:r w:rsidR="007C0671">
        <w:rPr>
          <w:color w:val="1F1F1F"/>
          <w:sz w:val="24"/>
          <w:szCs w:val="24"/>
          <w:highlight w:val="white"/>
        </w:rPr>
        <w:t xml:space="preserve">, </w:t>
      </w:r>
      <w:proofErr w:type="spellStart"/>
      <w:r w:rsidR="007C0671">
        <w:rPr>
          <w:color w:val="1F1F1F"/>
          <w:sz w:val="24"/>
          <w:szCs w:val="24"/>
          <w:highlight w:val="white"/>
        </w:rPr>
        <w:t>přiznání</w:t>
      </w:r>
      <w:proofErr w:type="spellEnd"/>
      <w:r w:rsidR="007C0671">
        <w:rPr>
          <w:color w:val="1F1F1F"/>
          <w:sz w:val="24"/>
          <w:szCs w:val="24"/>
          <w:highlight w:val="white"/>
        </w:rPr>
        <w:t xml:space="preserve"> </w:t>
      </w:r>
      <w:proofErr w:type="spellStart"/>
      <w:r w:rsidR="007C0671">
        <w:rPr>
          <w:color w:val="1F1F1F"/>
          <w:sz w:val="24"/>
          <w:szCs w:val="24"/>
          <w:highlight w:val="white"/>
        </w:rPr>
        <w:t>dávek</w:t>
      </w:r>
      <w:proofErr w:type="spellEnd"/>
      <w:r w:rsidR="007C0671">
        <w:rPr>
          <w:color w:val="1F1F1F"/>
          <w:sz w:val="24"/>
          <w:szCs w:val="24"/>
          <w:highlight w:val="white"/>
        </w:rPr>
        <w:t xml:space="preserve">, </w:t>
      </w:r>
      <w:proofErr w:type="spellStart"/>
      <w:r w:rsidR="007C0671">
        <w:rPr>
          <w:color w:val="1F1F1F"/>
          <w:sz w:val="24"/>
          <w:szCs w:val="24"/>
          <w:highlight w:val="white"/>
        </w:rPr>
        <w:t>apod</w:t>
      </w:r>
      <w:proofErr w:type="spellEnd"/>
      <w:r w:rsidR="007C0671">
        <w:rPr>
          <w:color w:val="1F1F1F"/>
          <w:sz w:val="24"/>
          <w:szCs w:val="24"/>
          <w:highlight w:val="white"/>
        </w:rPr>
        <w:t xml:space="preserve">. Na </w:t>
      </w:r>
      <w:proofErr w:type="spellStart"/>
      <w:r w:rsidR="007C0671">
        <w:rPr>
          <w:color w:val="1F1F1F"/>
          <w:sz w:val="24"/>
          <w:szCs w:val="24"/>
          <w:highlight w:val="white"/>
        </w:rPr>
        <w:t>druhou</w:t>
      </w:r>
      <w:proofErr w:type="spellEnd"/>
      <w:r w:rsidR="007C0671">
        <w:rPr>
          <w:color w:val="1F1F1F"/>
          <w:sz w:val="24"/>
          <w:szCs w:val="24"/>
          <w:highlight w:val="white"/>
        </w:rPr>
        <w:t xml:space="preserve"> </w:t>
      </w:r>
      <w:proofErr w:type="spellStart"/>
      <w:r w:rsidR="007C0671">
        <w:rPr>
          <w:color w:val="1F1F1F"/>
          <w:sz w:val="24"/>
          <w:szCs w:val="24"/>
          <w:highlight w:val="white"/>
        </w:rPr>
        <w:t>stranu</w:t>
      </w:r>
      <w:proofErr w:type="spellEnd"/>
      <w:r w:rsidR="007C0671">
        <w:rPr>
          <w:color w:val="1F1F1F"/>
          <w:sz w:val="24"/>
          <w:szCs w:val="24"/>
          <w:highlight w:val="white"/>
        </w:rPr>
        <w:t xml:space="preserve">, </w:t>
      </w:r>
      <w:proofErr w:type="spellStart"/>
      <w:r w:rsidR="007C0671">
        <w:rPr>
          <w:color w:val="1F1F1F"/>
          <w:sz w:val="24"/>
          <w:szCs w:val="24"/>
          <w:highlight w:val="white"/>
        </w:rPr>
        <w:t>pokud</w:t>
      </w:r>
      <w:proofErr w:type="spellEnd"/>
      <w:r w:rsidR="007C0671">
        <w:rPr>
          <w:color w:val="1F1F1F"/>
          <w:sz w:val="24"/>
          <w:szCs w:val="24"/>
          <w:highlight w:val="white"/>
        </w:rPr>
        <w:t xml:space="preserve"> </w:t>
      </w:r>
      <w:proofErr w:type="spellStart"/>
      <w:r w:rsidR="007C0671">
        <w:rPr>
          <w:color w:val="1F1F1F"/>
          <w:sz w:val="24"/>
          <w:szCs w:val="24"/>
          <w:highlight w:val="white"/>
        </w:rPr>
        <w:t>doloží</w:t>
      </w:r>
      <w:proofErr w:type="spellEnd"/>
      <w:r w:rsidR="007C0671">
        <w:rPr>
          <w:color w:val="1F1F1F"/>
          <w:sz w:val="24"/>
          <w:szCs w:val="24"/>
          <w:highlight w:val="white"/>
        </w:rPr>
        <w:t xml:space="preserve"> </w:t>
      </w:r>
      <w:proofErr w:type="spellStart"/>
      <w:r w:rsidR="007C0671">
        <w:rPr>
          <w:color w:val="1F1F1F"/>
          <w:sz w:val="24"/>
          <w:szCs w:val="24"/>
          <w:highlight w:val="white"/>
        </w:rPr>
        <w:t>výši</w:t>
      </w:r>
      <w:proofErr w:type="spellEnd"/>
      <w:r w:rsidR="007C0671">
        <w:rPr>
          <w:color w:val="1F1F1F"/>
          <w:sz w:val="24"/>
          <w:szCs w:val="24"/>
          <w:highlight w:val="white"/>
        </w:rPr>
        <w:t xml:space="preserve"> </w:t>
      </w:r>
      <w:proofErr w:type="spellStart"/>
      <w:r w:rsidR="007C0671">
        <w:rPr>
          <w:color w:val="1F1F1F"/>
          <w:sz w:val="24"/>
          <w:szCs w:val="24"/>
          <w:highlight w:val="white"/>
        </w:rPr>
        <w:t>příjmů</w:t>
      </w:r>
      <w:proofErr w:type="spellEnd"/>
      <w:r w:rsidR="007C0671">
        <w:rPr>
          <w:color w:val="1F1F1F"/>
          <w:sz w:val="24"/>
          <w:szCs w:val="24"/>
          <w:highlight w:val="white"/>
        </w:rPr>
        <w:t xml:space="preserve">, </w:t>
      </w:r>
      <w:proofErr w:type="spellStart"/>
      <w:r w:rsidR="007C0671">
        <w:rPr>
          <w:color w:val="1F1F1F"/>
          <w:sz w:val="24"/>
          <w:szCs w:val="24"/>
          <w:highlight w:val="white"/>
        </w:rPr>
        <w:t>není</w:t>
      </w:r>
      <w:proofErr w:type="spellEnd"/>
      <w:r w:rsidR="007C0671">
        <w:rPr>
          <w:color w:val="1F1F1F"/>
          <w:sz w:val="24"/>
          <w:szCs w:val="24"/>
          <w:highlight w:val="white"/>
        </w:rPr>
        <w:t xml:space="preserve"> to </w:t>
      </w:r>
      <w:proofErr w:type="spellStart"/>
      <w:r w:rsidR="007C0671">
        <w:rPr>
          <w:color w:val="1F1F1F"/>
          <w:sz w:val="24"/>
          <w:szCs w:val="24"/>
          <w:highlight w:val="white"/>
        </w:rPr>
        <w:t>na</w:t>
      </w:r>
      <w:proofErr w:type="spellEnd"/>
      <w:r w:rsidR="007C0671">
        <w:rPr>
          <w:color w:val="1F1F1F"/>
          <w:sz w:val="24"/>
          <w:szCs w:val="24"/>
          <w:highlight w:val="white"/>
        </w:rPr>
        <w:t xml:space="preserve"> </w:t>
      </w:r>
      <w:proofErr w:type="spellStart"/>
      <w:r w:rsidR="007C0671">
        <w:rPr>
          <w:color w:val="1F1F1F"/>
          <w:sz w:val="24"/>
          <w:szCs w:val="24"/>
          <w:highlight w:val="white"/>
        </w:rPr>
        <w:t>škodu</w:t>
      </w:r>
      <w:proofErr w:type="spellEnd"/>
      <w:r w:rsidR="007C0671">
        <w:rPr>
          <w:color w:val="1F1F1F"/>
          <w:sz w:val="24"/>
          <w:szCs w:val="24"/>
          <w:highlight w:val="white"/>
        </w:rPr>
        <w:t>]</w:t>
      </w:r>
      <w:r>
        <w:rPr>
          <w:color w:val="1F1F1F"/>
          <w:sz w:val="24"/>
          <w:szCs w:val="24"/>
          <w:highlight w:val="white"/>
        </w:rPr>
        <w:t xml:space="preserve">. </w:t>
      </w:r>
      <w:proofErr w:type="spellStart"/>
      <w:r>
        <w:rPr>
          <w:color w:val="1F1F1F"/>
          <w:sz w:val="24"/>
          <w:szCs w:val="24"/>
          <w:highlight w:val="white"/>
        </w:rPr>
        <w:t>Konkrétní</w:t>
      </w:r>
      <w:proofErr w:type="spellEnd"/>
      <w:r>
        <w:rPr>
          <w:color w:val="1F1F1F"/>
          <w:sz w:val="24"/>
          <w:szCs w:val="24"/>
          <w:highlight w:val="white"/>
        </w:rPr>
        <w:t xml:space="preserve"> </w:t>
      </w:r>
      <w:proofErr w:type="spellStart"/>
      <w:r>
        <w:rPr>
          <w:color w:val="1F1F1F"/>
          <w:sz w:val="24"/>
          <w:szCs w:val="24"/>
          <w:highlight w:val="white"/>
        </w:rPr>
        <w:t>podoba</w:t>
      </w:r>
      <w:proofErr w:type="spellEnd"/>
      <w:r>
        <w:rPr>
          <w:color w:val="1F1F1F"/>
          <w:sz w:val="24"/>
          <w:szCs w:val="24"/>
          <w:highlight w:val="white"/>
        </w:rPr>
        <w:t xml:space="preserve"> </w:t>
      </w:r>
      <w:proofErr w:type="spellStart"/>
      <w:r>
        <w:rPr>
          <w:color w:val="1F1F1F"/>
          <w:sz w:val="24"/>
          <w:szCs w:val="24"/>
          <w:highlight w:val="white"/>
        </w:rPr>
        <w:t>závisí</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vašem</w:t>
      </w:r>
      <w:proofErr w:type="spellEnd"/>
      <w:r>
        <w:rPr>
          <w:color w:val="1F1F1F"/>
          <w:sz w:val="24"/>
          <w:szCs w:val="24"/>
          <w:highlight w:val="white"/>
        </w:rPr>
        <w:t xml:space="preserve"> </w:t>
      </w:r>
      <w:proofErr w:type="spellStart"/>
      <w:r>
        <w:rPr>
          <w:color w:val="1F1F1F"/>
          <w:sz w:val="24"/>
          <w:szCs w:val="24"/>
          <w:highlight w:val="white"/>
        </w:rPr>
        <w:t>statusu</w:t>
      </w:r>
      <w:proofErr w:type="spellEnd"/>
      <w:r>
        <w:rPr>
          <w:color w:val="1F1F1F"/>
          <w:sz w:val="24"/>
          <w:szCs w:val="24"/>
          <w:highlight w:val="white"/>
        </w:rPr>
        <w:t xml:space="preserve">: </w:t>
      </w:r>
      <w:proofErr w:type="spellStart"/>
      <w:r>
        <w:rPr>
          <w:color w:val="1F1F1F"/>
          <w:sz w:val="24"/>
          <w:szCs w:val="24"/>
          <w:highlight w:val="white"/>
        </w:rPr>
        <w:t>zaměstnanec</w:t>
      </w:r>
      <w:proofErr w:type="spellEnd"/>
      <w:r>
        <w:rPr>
          <w:color w:val="1F1F1F"/>
          <w:sz w:val="24"/>
          <w:szCs w:val="24"/>
          <w:highlight w:val="white"/>
        </w:rPr>
        <w:t xml:space="preserve"> </w:t>
      </w:r>
      <w:proofErr w:type="spellStart"/>
      <w:r>
        <w:rPr>
          <w:color w:val="1F1F1F"/>
          <w:sz w:val="24"/>
          <w:szCs w:val="24"/>
          <w:highlight w:val="white"/>
        </w:rPr>
        <w:t>dokládá</w:t>
      </w:r>
      <w:proofErr w:type="spellEnd"/>
      <w:r>
        <w:rPr>
          <w:color w:val="1F1F1F"/>
          <w:sz w:val="24"/>
          <w:szCs w:val="24"/>
          <w:highlight w:val="white"/>
        </w:rPr>
        <w:t xml:space="preserve"> </w:t>
      </w:r>
      <w:proofErr w:type="spellStart"/>
      <w:r>
        <w:rPr>
          <w:color w:val="1F1F1F"/>
          <w:sz w:val="24"/>
          <w:szCs w:val="24"/>
          <w:highlight w:val="white"/>
        </w:rPr>
        <w:t>potvrzení</w:t>
      </w:r>
      <w:proofErr w:type="spellEnd"/>
      <w:r>
        <w:rPr>
          <w:color w:val="1F1F1F"/>
          <w:sz w:val="24"/>
          <w:szCs w:val="24"/>
          <w:highlight w:val="white"/>
        </w:rPr>
        <w:t xml:space="preserve"> o </w:t>
      </w:r>
      <w:proofErr w:type="spellStart"/>
      <w:r>
        <w:rPr>
          <w:color w:val="1F1F1F"/>
          <w:sz w:val="24"/>
          <w:szCs w:val="24"/>
          <w:highlight w:val="white"/>
        </w:rPr>
        <w:t>čistých</w:t>
      </w:r>
      <w:proofErr w:type="spellEnd"/>
      <w:r>
        <w:rPr>
          <w:color w:val="1F1F1F"/>
          <w:sz w:val="24"/>
          <w:szCs w:val="24"/>
          <w:highlight w:val="white"/>
        </w:rPr>
        <w:t xml:space="preserve"> </w:t>
      </w:r>
      <w:proofErr w:type="spellStart"/>
      <w:r>
        <w:rPr>
          <w:color w:val="1F1F1F"/>
          <w:sz w:val="24"/>
          <w:szCs w:val="24"/>
          <w:highlight w:val="white"/>
        </w:rPr>
        <w:t>příjmech</w:t>
      </w:r>
      <w:proofErr w:type="spellEnd"/>
      <w:r>
        <w:rPr>
          <w:color w:val="1F1F1F"/>
          <w:sz w:val="24"/>
          <w:szCs w:val="24"/>
          <w:highlight w:val="white"/>
        </w:rPr>
        <w:t xml:space="preserve"> </w:t>
      </w:r>
      <w:proofErr w:type="spellStart"/>
      <w:r>
        <w:rPr>
          <w:color w:val="1F1F1F"/>
          <w:sz w:val="24"/>
          <w:szCs w:val="24"/>
          <w:highlight w:val="white"/>
        </w:rPr>
        <w:t>od</w:t>
      </w:r>
      <w:proofErr w:type="spellEnd"/>
      <w:r>
        <w:rPr>
          <w:color w:val="1F1F1F"/>
          <w:sz w:val="24"/>
          <w:szCs w:val="24"/>
          <w:highlight w:val="white"/>
        </w:rPr>
        <w:t xml:space="preserve"> </w:t>
      </w:r>
      <w:proofErr w:type="spellStart"/>
      <w:r>
        <w:rPr>
          <w:color w:val="1F1F1F"/>
          <w:sz w:val="24"/>
          <w:szCs w:val="24"/>
          <w:highlight w:val="white"/>
        </w:rPr>
        <w:t>zaměstnavatele</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výplatní</w:t>
      </w:r>
      <w:proofErr w:type="spellEnd"/>
      <w:r>
        <w:rPr>
          <w:color w:val="1F1F1F"/>
          <w:sz w:val="24"/>
          <w:szCs w:val="24"/>
          <w:highlight w:val="white"/>
        </w:rPr>
        <w:t xml:space="preserve"> </w:t>
      </w:r>
      <w:proofErr w:type="spellStart"/>
      <w:r>
        <w:rPr>
          <w:color w:val="1F1F1F"/>
          <w:sz w:val="24"/>
          <w:szCs w:val="24"/>
          <w:highlight w:val="white"/>
        </w:rPr>
        <w:t>pásky</w:t>
      </w:r>
      <w:proofErr w:type="spellEnd"/>
      <w:r>
        <w:rPr>
          <w:color w:val="1F1F1F"/>
          <w:sz w:val="24"/>
          <w:szCs w:val="24"/>
          <w:highlight w:val="white"/>
        </w:rPr>
        <w:t xml:space="preserve">, k </w:t>
      </w:r>
      <w:proofErr w:type="spellStart"/>
      <w:r>
        <w:rPr>
          <w:color w:val="1F1F1F"/>
          <w:sz w:val="24"/>
          <w:szCs w:val="24"/>
          <w:highlight w:val="white"/>
        </w:rPr>
        <w:t>tomu</w:t>
      </w:r>
      <w:proofErr w:type="spellEnd"/>
      <w:r>
        <w:rPr>
          <w:color w:val="1F1F1F"/>
          <w:sz w:val="24"/>
          <w:szCs w:val="24"/>
          <w:highlight w:val="white"/>
        </w:rPr>
        <w:t xml:space="preserve"> </w:t>
      </w:r>
      <w:proofErr w:type="spellStart"/>
      <w:r>
        <w:rPr>
          <w:color w:val="1F1F1F"/>
          <w:sz w:val="24"/>
          <w:szCs w:val="24"/>
          <w:highlight w:val="white"/>
        </w:rPr>
        <w:t>pracovní</w:t>
      </w:r>
      <w:proofErr w:type="spellEnd"/>
      <w:r>
        <w:rPr>
          <w:color w:val="1F1F1F"/>
          <w:sz w:val="24"/>
          <w:szCs w:val="24"/>
          <w:highlight w:val="white"/>
        </w:rPr>
        <w:t xml:space="preserve"> </w:t>
      </w:r>
      <w:proofErr w:type="spellStart"/>
      <w:r>
        <w:rPr>
          <w:color w:val="1F1F1F"/>
          <w:sz w:val="24"/>
          <w:szCs w:val="24"/>
          <w:highlight w:val="white"/>
        </w:rPr>
        <w:t>smlouvu</w:t>
      </w:r>
      <w:proofErr w:type="spellEnd"/>
      <w:r>
        <w:rPr>
          <w:color w:val="1F1F1F"/>
          <w:sz w:val="24"/>
          <w:szCs w:val="24"/>
          <w:highlight w:val="white"/>
        </w:rPr>
        <w:t xml:space="preserve"> a </w:t>
      </w:r>
      <w:proofErr w:type="spellStart"/>
      <w:r>
        <w:rPr>
          <w:color w:val="1F1F1F"/>
          <w:sz w:val="24"/>
          <w:szCs w:val="24"/>
          <w:highlight w:val="white"/>
        </w:rPr>
        <w:t>mzdový</w:t>
      </w:r>
      <w:proofErr w:type="spellEnd"/>
      <w:r>
        <w:rPr>
          <w:color w:val="1F1F1F"/>
          <w:sz w:val="24"/>
          <w:szCs w:val="24"/>
          <w:highlight w:val="white"/>
        </w:rPr>
        <w:t xml:space="preserve"> </w:t>
      </w:r>
      <w:proofErr w:type="spellStart"/>
      <w:r>
        <w:rPr>
          <w:color w:val="1F1F1F"/>
          <w:sz w:val="24"/>
          <w:szCs w:val="24"/>
          <w:highlight w:val="white"/>
        </w:rPr>
        <w:t>výměr</w:t>
      </w:r>
      <w:proofErr w:type="spellEnd"/>
      <w:r>
        <w:rPr>
          <w:color w:val="1F1F1F"/>
          <w:sz w:val="24"/>
          <w:szCs w:val="24"/>
          <w:highlight w:val="white"/>
        </w:rPr>
        <w:t xml:space="preserve"> (</w:t>
      </w:r>
      <w:proofErr w:type="spellStart"/>
      <w:r>
        <w:rPr>
          <w:color w:val="1F1F1F"/>
          <w:sz w:val="24"/>
          <w:szCs w:val="24"/>
          <w:highlight w:val="white"/>
        </w:rPr>
        <w:t>stálý</w:t>
      </w:r>
      <w:proofErr w:type="spellEnd"/>
      <w:r>
        <w:rPr>
          <w:color w:val="1F1F1F"/>
          <w:sz w:val="24"/>
          <w:szCs w:val="24"/>
          <w:highlight w:val="white"/>
        </w:rPr>
        <w:t xml:space="preserve"> </w:t>
      </w:r>
      <w:proofErr w:type="spellStart"/>
      <w:r>
        <w:rPr>
          <w:color w:val="1F1F1F"/>
          <w:sz w:val="24"/>
          <w:szCs w:val="24"/>
          <w:highlight w:val="white"/>
        </w:rPr>
        <w:t>pracovní</w:t>
      </w:r>
      <w:proofErr w:type="spellEnd"/>
      <w:r>
        <w:rPr>
          <w:color w:val="1F1F1F"/>
          <w:sz w:val="24"/>
          <w:szCs w:val="24"/>
          <w:highlight w:val="white"/>
        </w:rPr>
        <w:t xml:space="preserve"> </w:t>
      </w:r>
      <w:proofErr w:type="spellStart"/>
      <w:r>
        <w:rPr>
          <w:color w:val="1F1F1F"/>
          <w:sz w:val="24"/>
          <w:szCs w:val="24"/>
          <w:highlight w:val="white"/>
        </w:rPr>
        <w:t>poměr</w:t>
      </w:r>
      <w:proofErr w:type="spellEnd"/>
      <w:r>
        <w:rPr>
          <w:color w:val="1F1F1F"/>
          <w:sz w:val="24"/>
          <w:szCs w:val="24"/>
          <w:highlight w:val="white"/>
        </w:rPr>
        <w:t xml:space="preserve"> </w:t>
      </w:r>
      <w:proofErr w:type="spellStart"/>
      <w:r>
        <w:rPr>
          <w:color w:val="1F1F1F"/>
          <w:sz w:val="24"/>
          <w:szCs w:val="24"/>
          <w:highlight w:val="white"/>
        </w:rPr>
        <w:t>přidává</w:t>
      </w:r>
      <w:proofErr w:type="spellEnd"/>
      <w:r>
        <w:rPr>
          <w:color w:val="1F1F1F"/>
          <w:sz w:val="24"/>
          <w:szCs w:val="24"/>
          <w:highlight w:val="white"/>
        </w:rPr>
        <w:t xml:space="preserve"> body); OSVČ </w:t>
      </w:r>
      <w:proofErr w:type="spellStart"/>
      <w:r>
        <w:rPr>
          <w:color w:val="1F1F1F"/>
          <w:sz w:val="24"/>
          <w:szCs w:val="24"/>
          <w:highlight w:val="white"/>
        </w:rPr>
        <w:t>dokládá</w:t>
      </w:r>
      <w:proofErr w:type="spellEnd"/>
      <w:r>
        <w:rPr>
          <w:color w:val="1F1F1F"/>
          <w:sz w:val="24"/>
          <w:szCs w:val="24"/>
          <w:highlight w:val="white"/>
        </w:rPr>
        <w:t xml:space="preserve"> </w:t>
      </w:r>
      <w:proofErr w:type="spellStart"/>
      <w:r>
        <w:rPr>
          <w:color w:val="1F1F1F"/>
          <w:sz w:val="24"/>
          <w:szCs w:val="24"/>
          <w:highlight w:val="white"/>
        </w:rPr>
        <w:t>daňové</w:t>
      </w:r>
      <w:proofErr w:type="spellEnd"/>
      <w:r>
        <w:rPr>
          <w:color w:val="1F1F1F"/>
          <w:sz w:val="24"/>
          <w:szCs w:val="24"/>
          <w:highlight w:val="white"/>
        </w:rPr>
        <w:t xml:space="preserve"> </w:t>
      </w:r>
      <w:proofErr w:type="spellStart"/>
      <w:r>
        <w:rPr>
          <w:color w:val="1F1F1F"/>
          <w:sz w:val="24"/>
          <w:szCs w:val="24"/>
          <w:highlight w:val="white"/>
        </w:rPr>
        <w:t>přiznání</w:t>
      </w:r>
      <w:proofErr w:type="spellEnd"/>
      <w:r>
        <w:rPr>
          <w:color w:val="1F1F1F"/>
          <w:sz w:val="24"/>
          <w:szCs w:val="24"/>
          <w:highlight w:val="white"/>
        </w:rPr>
        <w:t xml:space="preserve"> a </w:t>
      </w:r>
      <w:proofErr w:type="spellStart"/>
      <w:r>
        <w:rPr>
          <w:color w:val="1F1F1F"/>
          <w:sz w:val="24"/>
          <w:szCs w:val="24"/>
          <w:highlight w:val="white"/>
        </w:rPr>
        <w:t>doklad</w:t>
      </w:r>
      <w:proofErr w:type="spellEnd"/>
      <w:r>
        <w:rPr>
          <w:color w:val="1F1F1F"/>
          <w:sz w:val="24"/>
          <w:szCs w:val="24"/>
          <w:highlight w:val="white"/>
        </w:rPr>
        <w:t xml:space="preserve"> o </w:t>
      </w:r>
      <w:proofErr w:type="spellStart"/>
      <w:r>
        <w:rPr>
          <w:color w:val="1F1F1F"/>
          <w:sz w:val="24"/>
          <w:szCs w:val="24"/>
          <w:highlight w:val="white"/>
        </w:rPr>
        <w:t>podnikání</w:t>
      </w:r>
      <w:proofErr w:type="spellEnd"/>
      <w:r>
        <w:rPr>
          <w:color w:val="1F1F1F"/>
          <w:sz w:val="24"/>
          <w:szCs w:val="24"/>
          <w:highlight w:val="white"/>
        </w:rPr>
        <w:t xml:space="preserve">; </w:t>
      </w:r>
      <w:proofErr w:type="spellStart"/>
      <w:r>
        <w:rPr>
          <w:color w:val="1F1F1F"/>
          <w:sz w:val="24"/>
          <w:szCs w:val="24"/>
          <w:highlight w:val="white"/>
        </w:rPr>
        <w:t>důchodce</w:t>
      </w:r>
      <w:proofErr w:type="spellEnd"/>
      <w:r>
        <w:rPr>
          <w:color w:val="1F1F1F"/>
          <w:sz w:val="24"/>
          <w:szCs w:val="24"/>
          <w:highlight w:val="white"/>
        </w:rPr>
        <w:t xml:space="preserve"> </w:t>
      </w:r>
      <w:proofErr w:type="spellStart"/>
      <w:r>
        <w:rPr>
          <w:color w:val="1F1F1F"/>
          <w:sz w:val="24"/>
          <w:szCs w:val="24"/>
          <w:highlight w:val="white"/>
        </w:rPr>
        <w:t>rozhodnutí</w:t>
      </w:r>
      <w:proofErr w:type="spellEnd"/>
      <w:r>
        <w:rPr>
          <w:color w:val="1F1F1F"/>
          <w:sz w:val="24"/>
          <w:szCs w:val="24"/>
          <w:highlight w:val="white"/>
        </w:rPr>
        <w:t xml:space="preserve"> o </w:t>
      </w:r>
      <w:proofErr w:type="spellStart"/>
      <w:r>
        <w:rPr>
          <w:color w:val="1F1F1F"/>
          <w:sz w:val="24"/>
          <w:szCs w:val="24"/>
          <w:highlight w:val="white"/>
        </w:rPr>
        <w:t>přiznání</w:t>
      </w:r>
      <w:proofErr w:type="spellEnd"/>
      <w:r>
        <w:rPr>
          <w:color w:val="1F1F1F"/>
          <w:sz w:val="24"/>
          <w:szCs w:val="24"/>
          <w:highlight w:val="white"/>
        </w:rPr>
        <w:t xml:space="preserve"> </w:t>
      </w:r>
      <w:proofErr w:type="spellStart"/>
      <w:r>
        <w:rPr>
          <w:color w:val="1F1F1F"/>
          <w:sz w:val="24"/>
          <w:szCs w:val="24"/>
          <w:highlight w:val="white"/>
        </w:rPr>
        <w:t>důchodu</w:t>
      </w:r>
      <w:proofErr w:type="spellEnd"/>
      <w:r>
        <w:rPr>
          <w:color w:val="1F1F1F"/>
          <w:sz w:val="24"/>
          <w:szCs w:val="24"/>
          <w:highlight w:val="white"/>
        </w:rPr>
        <w:t xml:space="preserve">; </w:t>
      </w:r>
      <w:proofErr w:type="spellStart"/>
      <w:r>
        <w:rPr>
          <w:color w:val="1F1F1F"/>
          <w:sz w:val="24"/>
          <w:szCs w:val="24"/>
          <w:highlight w:val="white"/>
        </w:rPr>
        <w:t>příjemce</w:t>
      </w:r>
      <w:proofErr w:type="spellEnd"/>
      <w:r>
        <w:rPr>
          <w:color w:val="1F1F1F"/>
          <w:sz w:val="24"/>
          <w:szCs w:val="24"/>
          <w:highlight w:val="white"/>
        </w:rPr>
        <w:t xml:space="preserve"> </w:t>
      </w:r>
      <w:proofErr w:type="spellStart"/>
      <w:r>
        <w:rPr>
          <w:color w:val="1F1F1F"/>
          <w:sz w:val="24"/>
          <w:szCs w:val="24"/>
          <w:highlight w:val="white"/>
        </w:rPr>
        <w:t>sociálních</w:t>
      </w:r>
      <w:proofErr w:type="spellEnd"/>
      <w:r>
        <w:rPr>
          <w:color w:val="1F1F1F"/>
          <w:sz w:val="24"/>
          <w:szCs w:val="24"/>
          <w:highlight w:val="white"/>
        </w:rPr>
        <w:t xml:space="preserve"> </w:t>
      </w:r>
      <w:proofErr w:type="spellStart"/>
      <w:r>
        <w:rPr>
          <w:color w:val="1F1F1F"/>
          <w:sz w:val="24"/>
          <w:szCs w:val="24"/>
          <w:highlight w:val="white"/>
        </w:rPr>
        <w:t>dávek</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rodičovského</w:t>
      </w:r>
      <w:proofErr w:type="spellEnd"/>
      <w:r>
        <w:rPr>
          <w:color w:val="1F1F1F"/>
          <w:sz w:val="24"/>
          <w:szCs w:val="24"/>
          <w:highlight w:val="white"/>
        </w:rPr>
        <w:t xml:space="preserve"> </w:t>
      </w:r>
      <w:proofErr w:type="spellStart"/>
      <w:r>
        <w:rPr>
          <w:color w:val="1F1F1F"/>
          <w:sz w:val="24"/>
          <w:szCs w:val="24"/>
          <w:highlight w:val="white"/>
        </w:rPr>
        <w:t>příspěvku</w:t>
      </w:r>
      <w:proofErr w:type="spellEnd"/>
      <w:r>
        <w:rPr>
          <w:color w:val="1F1F1F"/>
          <w:sz w:val="24"/>
          <w:szCs w:val="24"/>
          <w:highlight w:val="white"/>
        </w:rPr>
        <w:t xml:space="preserve"> </w:t>
      </w:r>
      <w:proofErr w:type="spellStart"/>
      <w:r>
        <w:rPr>
          <w:color w:val="1F1F1F"/>
          <w:sz w:val="24"/>
          <w:szCs w:val="24"/>
          <w:highlight w:val="white"/>
        </w:rPr>
        <w:t>rozhodnutí</w:t>
      </w:r>
      <w:proofErr w:type="spellEnd"/>
      <w:r>
        <w:rPr>
          <w:color w:val="1F1F1F"/>
          <w:sz w:val="24"/>
          <w:szCs w:val="24"/>
          <w:highlight w:val="white"/>
        </w:rPr>
        <w:t xml:space="preserve"> o </w:t>
      </w:r>
      <w:proofErr w:type="spellStart"/>
      <w:r>
        <w:rPr>
          <w:color w:val="1F1F1F"/>
          <w:sz w:val="24"/>
          <w:szCs w:val="24"/>
          <w:highlight w:val="white"/>
        </w:rPr>
        <w:t>jejich</w:t>
      </w:r>
      <w:proofErr w:type="spellEnd"/>
      <w:r>
        <w:rPr>
          <w:color w:val="1F1F1F"/>
          <w:sz w:val="24"/>
          <w:szCs w:val="24"/>
          <w:highlight w:val="white"/>
        </w:rPr>
        <w:t xml:space="preserve"> </w:t>
      </w:r>
      <w:proofErr w:type="spellStart"/>
      <w:r>
        <w:rPr>
          <w:color w:val="1F1F1F"/>
          <w:sz w:val="24"/>
          <w:szCs w:val="24"/>
          <w:highlight w:val="white"/>
        </w:rPr>
        <w:t>přiznání</w:t>
      </w:r>
      <w:proofErr w:type="spellEnd"/>
      <w:r>
        <w:rPr>
          <w:color w:val="1F1F1F"/>
          <w:sz w:val="24"/>
          <w:szCs w:val="24"/>
          <w:highlight w:val="white"/>
        </w:rPr>
        <w:t xml:space="preserve">; a </w:t>
      </w:r>
      <w:proofErr w:type="spellStart"/>
      <w:r>
        <w:rPr>
          <w:color w:val="1F1F1F"/>
          <w:sz w:val="24"/>
          <w:szCs w:val="24"/>
          <w:highlight w:val="white"/>
        </w:rPr>
        <w:t>kdo</w:t>
      </w:r>
      <w:proofErr w:type="spellEnd"/>
      <w:r>
        <w:rPr>
          <w:color w:val="1F1F1F"/>
          <w:sz w:val="24"/>
          <w:szCs w:val="24"/>
          <w:highlight w:val="white"/>
        </w:rPr>
        <w:t xml:space="preserve"> je </w:t>
      </w:r>
      <w:proofErr w:type="spellStart"/>
      <w:r>
        <w:rPr>
          <w:color w:val="1F1F1F"/>
          <w:sz w:val="24"/>
          <w:szCs w:val="24"/>
          <w:highlight w:val="white"/>
        </w:rPr>
        <w:t>veden</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úřadu</w:t>
      </w:r>
      <w:proofErr w:type="spellEnd"/>
      <w:r>
        <w:rPr>
          <w:color w:val="1F1F1F"/>
          <w:sz w:val="24"/>
          <w:szCs w:val="24"/>
          <w:highlight w:val="white"/>
        </w:rPr>
        <w:t xml:space="preserve"> </w:t>
      </w:r>
      <w:proofErr w:type="spellStart"/>
      <w:r>
        <w:rPr>
          <w:color w:val="1F1F1F"/>
          <w:sz w:val="24"/>
          <w:szCs w:val="24"/>
          <w:highlight w:val="white"/>
        </w:rPr>
        <w:t>práce</w:t>
      </w:r>
      <w:proofErr w:type="spellEnd"/>
      <w:r>
        <w:rPr>
          <w:color w:val="1F1F1F"/>
          <w:sz w:val="24"/>
          <w:szCs w:val="24"/>
          <w:highlight w:val="white"/>
        </w:rPr>
        <w:t xml:space="preserve">, </w:t>
      </w:r>
      <w:proofErr w:type="spellStart"/>
      <w:r>
        <w:rPr>
          <w:color w:val="1F1F1F"/>
          <w:sz w:val="24"/>
          <w:szCs w:val="24"/>
          <w:highlight w:val="white"/>
        </w:rPr>
        <w:t>doloží</w:t>
      </w:r>
      <w:proofErr w:type="spellEnd"/>
      <w:r>
        <w:rPr>
          <w:color w:val="1F1F1F"/>
          <w:sz w:val="24"/>
          <w:szCs w:val="24"/>
          <w:highlight w:val="white"/>
        </w:rPr>
        <w:t xml:space="preserve"> </w:t>
      </w:r>
      <w:proofErr w:type="spellStart"/>
      <w:r>
        <w:rPr>
          <w:color w:val="1F1F1F"/>
          <w:sz w:val="24"/>
          <w:szCs w:val="24"/>
          <w:highlight w:val="white"/>
        </w:rPr>
        <w:t>potvrzení</w:t>
      </w:r>
      <w:proofErr w:type="spellEnd"/>
      <w:r>
        <w:rPr>
          <w:color w:val="1F1F1F"/>
          <w:sz w:val="24"/>
          <w:szCs w:val="24"/>
          <w:highlight w:val="white"/>
        </w:rPr>
        <w:t xml:space="preserve"> o </w:t>
      </w:r>
      <w:proofErr w:type="spellStart"/>
      <w:r>
        <w:rPr>
          <w:color w:val="1F1F1F"/>
          <w:sz w:val="24"/>
          <w:szCs w:val="24"/>
          <w:highlight w:val="white"/>
        </w:rPr>
        <w:t>evidenci</w:t>
      </w:r>
      <w:proofErr w:type="spellEnd"/>
      <w:r>
        <w:rPr>
          <w:color w:val="1F1F1F"/>
          <w:sz w:val="24"/>
          <w:szCs w:val="24"/>
          <w:highlight w:val="white"/>
        </w:rPr>
        <w:t>.</w:t>
      </w:r>
    </w:p>
    <w:p w14:paraId="183B8CB3" w14:textId="77777777" w:rsidR="00F35B07" w:rsidRDefault="00000000">
      <w:pPr>
        <w:numPr>
          <w:ilvl w:val="0"/>
          <w:numId w:val="2"/>
        </w:numPr>
        <w:rPr>
          <w:color w:val="1F1F1F"/>
          <w:sz w:val="24"/>
          <w:szCs w:val="24"/>
          <w:highlight w:val="white"/>
        </w:rPr>
      </w:pPr>
      <w:commentRangeStart w:id="20"/>
      <w:proofErr w:type="spellStart"/>
      <w:r>
        <w:rPr>
          <w:b/>
          <w:bCs/>
          <w:color w:val="1F1F1F"/>
          <w:sz w:val="24"/>
          <w:szCs w:val="24"/>
          <w:highlight w:val="white"/>
        </w:rPr>
        <w:t>Doklad</w:t>
      </w:r>
      <w:proofErr w:type="spellEnd"/>
      <w:r>
        <w:rPr>
          <w:b/>
          <w:bCs/>
          <w:color w:val="1F1F1F"/>
          <w:sz w:val="24"/>
          <w:szCs w:val="24"/>
          <w:highlight w:val="white"/>
        </w:rPr>
        <w:t xml:space="preserve"> o </w:t>
      </w:r>
      <w:proofErr w:type="spellStart"/>
      <w:r>
        <w:rPr>
          <w:b/>
          <w:bCs/>
          <w:color w:val="1F1F1F"/>
          <w:sz w:val="24"/>
          <w:szCs w:val="24"/>
          <w:highlight w:val="white"/>
        </w:rPr>
        <w:t>právním</w:t>
      </w:r>
      <w:proofErr w:type="spellEnd"/>
      <w:r>
        <w:rPr>
          <w:b/>
          <w:bCs/>
          <w:color w:val="1F1F1F"/>
          <w:sz w:val="24"/>
          <w:szCs w:val="24"/>
          <w:highlight w:val="white"/>
        </w:rPr>
        <w:t xml:space="preserve"> </w:t>
      </w:r>
      <w:proofErr w:type="spellStart"/>
      <w:r>
        <w:rPr>
          <w:b/>
          <w:bCs/>
          <w:color w:val="1F1F1F"/>
          <w:sz w:val="24"/>
          <w:szCs w:val="24"/>
          <w:highlight w:val="white"/>
        </w:rPr>
        <w:t>důvodu</w:t>
      </w:r>
      <w:proofErr w:type="spellEnd"/>
      <w:r>
        <w:rPr>
          <w:b/>
          <w:bCs/>
          <w:color w:val="1F1F1F"/>
          <w:sz w:val="24"/>
          <w:szCs w:val="24"/>
          <w:highlight w:val="white"/>
        </w:rPr>
        <w:t xml:space="preserve"> </w:t>
      </w:r>
      <w:proofErr w:type="spellStart"/>
      <w:r>
        <w:rPr>
          <w:b/>
          <w:bCs/>
          <w:color w:val="1F1F1F"/>
          <w:sz w:val="24"/>
          <w:szCs w:val="24"/>
          <w:highlight w:val="white"/>
        </w:rPr>
        <w:t>užívání</w:t>
      </w:r>
      <w:proofErr w:type="spellEnd"/>
      <w:r>
        <w:rPr>
          <w:b/>
          <w:bCs/>
          <w:color w:val="1F1F1F"/>
          <w:sz w:val="24"/>
          <w:szCs w:val="24"/>
          <w:highlight w:val="white"/>
        </w:rPr>
        <w:t xml:space="preserve"> </w:t>
      </w:r>
      <w:proofErr w:type="spellStart"/>
      <w:r>
        <w:rPr>
          <w:b/>
          <w:bCs/>
          <w:color w:val="1F1F1F"/>
          <w:sz w:val="24"/>
          <w:szCs w:val="24"/>
          <w:highlight w:val="white"/>
        </w:rPr>
        <w:t>současného</w:t>
      </w:r>
      <w:proofErr w:type="spellEnd"/>
      <w:r>
        <w:rPr>
          <w:b/>
          <w:bCs/>
          <w:color w:val="1F1F1F"/>
          <w:sz w:val="24"/>
          <w:szCs w:val="24"/>
          <w:highlight w:val="white"/>
        </w:rPr>
        <w:t xml:space="preserve"> </w:t>
      </w:r>
      <w:proofErr w:type="spellStart"/>
      <w:r>
        <w:rPr>
          <w:b/>
          <w:bCs/>
          <w:color w:val="1F1F1F"/>
          <w:sz w:val="24"/>
          <w:szCs w:val="24"/>
          <w:highlight w:val="white"/>
        </w:rPr>
        <w:t>bydlení</w:t>
      </w:r>
      <w:proofErr w:type="spellEnd"/>
      <w:r>
        <w:rPr>
          <w:color w:val="1F1F1F"/>
          <w:sz w:val="24"/>
          <w:szCs w:val="24"/>
          <w:highlight w:val="white"/>
        </w:rPr>
        <w:t xml:space="preserve">, </w:t>
      </w:r>
      <w:proofErr w:type="spellStart"/>
      <w:r>
        <w:rPr>
          <w:color w:val="1F1F1F"/>
          <w:sz w:val="24"/>
          <w:szCs w:val="24"/>
          <w:highlight w:val="white"/>
        </w:rPr>
        <w:t>typicky</w:t>
      </w:r>
      <w:proofErr w:type="spellEnd"/>
      <w:r>
        <w:rPr>
          <w:color w:val="1F1F1F"/>
          <w:sz w:val="24"/>
          <w:szCs w:val="24"/>
          <w:highlight w:val="white"/>
        </w:rPr>
        <w:t xml:space="preserve"> </w:t>
      </w:r>
      <w:proofErr w:type="spellStart"/>
      <w:r>
        <w:rPr>
          <w:color w:val="1F1F1F"/>
          <w:sz w:val="24"/>
          <w:szCs w:val="24"/>
          <w:highlight w:val="white"/>
        </w:rPr>
        <w:t>nájemní</w:t>
      </w:r>
      <w:proofErr w:type="spellEnd"/>
      <w:r>
        <w:rPr>
          <w:color w:val="1F1F1F"/>
          <w:sz w:val="24"/>
          <w:szCs w:val="24"/>
          <w:highlight w:val="white"/>
        </w:rPr>
        <w:t xml:space="preserve"> </w:t>
      </w:r>
      <w:proofErr w:type="spellStart"/>
      <w:r>
        <w:rPr>
          <w:color w:val="1F1F1F"/>
          <w:sz w:val="24"/>
          <w:szCs w:val="24"/>
          <w:highlight w:val="white"/>
        </w:rPr>
        <w:t>smlouva</w:t>
      </w:r>
      <w:proofErr w:type="spellEnd"/>
      <w:r>
        <w:rPr>
          <w:color w:val="1F1F1F"/>
          <w:sz w:val="24"/>
          <w:szCs w:val="24"/>
          <w:highlight w:val="white"/>
        </w:rPr>
        <w:t xml:space="preserve">, </w:t>
      </w:r>
      <w:proofErr w:type="spellStart"/>
      <w:r>
        <w:rPr>
          <w:color w:val="1F1F1F"/>
          <w:sz w:val="24"/>
          <w:szCs w:val="24"/>
          <w:highlight w:val="white"/>
        </w:rPr>
        <w:t>případně</w:t>
      </w:r>
      <w:proofErr w:type="spellEnd"/>
      <w:r>
        <w:rPr>
          <w:color w:val="1F1F1F"/>
          <w:sz w:val="24"/>
          <w:szCs w:val="24"/>
          <w:highlight w:val="white"/>
        </w:rPr>
        <w:t xml:space="preserve"> </w:t>
      </w:r>
      <w:proofErr w:type="spellStart"/>
      <w:r>
        <w:rPr>
          <w:color w:val="1F1F1F"/>
          <w:sz w:val="24"/>
          <w:szCs w:val="24"/>
          <w:highlight w:val="white"/>
        </w:rPr>
        <w:t>čestné</w:t>
      </w:r>
      <w:proofErr w:type="spellEnd"/>
      <w:r>
        <w:rPr>
          <w:color w:val="1F1F1F"/>
          <w:sz w:val="24"/>
          <w:szCs w:val="24"/>
          <w:highlight w:val="white"/>
        </w:rPr>
        <w:t xml:space="preserve"> </w:t>
      </w:r>
      <w:proofErr w:type="spellStart"/>
      <w:r>
        <w:rPr>
          <w:color w:val="1F1F1F"/>
          <w:sz w:val="24"/>
          <w:szCs w:val="24"/>
          <w:highlight w:val="white"/>
        </w:rPr>
        <w:t>prohlášení</w:t>
      </w:r>
      <w:proofErr w:type="spellEnd"/>
      <w:r>
        <w:rPr>
          <w:color w:val="1F1F1F"/>
          <w:sz w:val="24"/>
          <w:szCs w:val="24"/>
          <w:highlight w:val="white"/>
        </w:rPr>
        <w:t xml:space="preserve"> </w:t>
      </w:r>
      <w:proofErr w:type="spellStart"/>
      <w:r>
        <w:rPr>
          <w:color w:val="1F1F1F"/>
          <w:sz w:val="24"/>
          <w:szCs w:val="24"/>
          <w:highlight w:val="white"/>
        </w:rPr>
        <w:t>vlastníka</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tam </w:t>
      </w:r>
      <w:proofErr w:type="spellStart"/>
      <w:r>
        <w:rPr>
          <w:color w:val="1F1F1F"/>
          <w:sz w:val="24"/>
          <w:szCs w:val="24"/>
          <w:highlight w:val="white"/>
        </w:rPr>
        <w:t>fakticky</w:t>
      </w:r>
      <w:proofErr w:type="spellEnd"/>
      <w:r>
        <w:rPr>
          <w:color w:val="1F1F1F"/>
          <w:sz w:val="24"/>
          <w:szCs w:val="24"/>
          <w:highlight w:val="white"/>
        </w:rPr>
        <w:t xml:space="preserve"> </w:t>
      </w:r>
      <w:proofErr w:type="spellStart"/>
      <w:r>
        <w:rPr>
          <w:color w:val="1F1F1F"/>
          <w:sz w:val="24"/>
          <w:szCs w:val="24"/>
          <w:highlight w:val="white"/>
        </w:rPr>
        <w:t>bydlíte</w:t>
      </w:r>
      <w:proofErr w:type="spellEnd"/>
      <w:r>
        <w:rPr>
          <w:color w:val="1F1F1F"/>
          <w:sz w:val="24"/>
          <w:szCs w:val="24"/>
          <w:highlight w:val="white"/>
        </w:rPr>
        <w:t>.</w:t>
      </w:r>
      <w:commentRangeEnd w:id="20"/>
      <w:r>
        <w:commentReference w:id="20"/>
      </w:r>
    </w:p>
    <w:p w14:paraId="3F915BD6" w14:textId="77777777" w:rsidR="00F35B07" w:rsidRDefault="00000000">
      <w:pPr>
        <w:numPr>
          <w:ilvl w:val="0"/>
          <w:numId w:val="2"/>
        </w:numPr>
        <w:rPr>
          <w:color w:val="1F1F1F"/>
          <w:sz w:val="24"/>
          <w:szCs w:val="24"/>
          <w:highlight w:val="white"/>
        </w:rPr>
      </w:pPr>
      <w:proofErr w:type="spellStart"/>
      <w:r>
        <w:rPr>
          <w:b/>
          <w:bCs/>
          <w:color w:val="1F1F1F"/>
          <w:sz w:val="24"/>
          <w:szCs w:val="24"/>
          <w:highlight w:val="white"/>
        </w:rPr>
        <w:t>Výpis</w:t>
      </w:r>
      <w:proofErr w:type="spellEnd"/>
      <w:r>
        <w:rPr>
          <w:b/>
          <w:bCs/>
          <w:color w:val="1F1F1F"/>
          <w:sz w:val="24"/>
          <w:szCs w:val="24"/>
          <w:highlight w:val="white"/>
        </w:rPr>
        <w:t xml:space="preserve"> z </w:t>
      </w:r>
      <w:proofErr w:type="spellStart"/>
      <w:r>
        <w:rPr>
          <w:b/>
          <w:bCs/>
          <w:color w:val="1F1F1F"/>
          <w:sz w:val="24"/>
          <w:szCs w:val="24"/>
          <w:highlight w:val="white"/>
        </w:rPr>
        <w:t>katastru</w:t>
      </w:r>
      <w:proofErr w:type="spellEnd"/>
      <w:r>
        <w:rPr>
          <w:b/>
          <w:bCs/>
          <w:color w:val="1F1F1F"/>
          <w:sz w:val="24"/>
          <w:szCs w:val="24"/>
          <w:highlight w:val="white"/>
        </w:rPr>
        <w:t xml:space="preserve"> </w:t>
      </w:r>
      <w:proofErr w:type="spellStart"/>
      <w:r>
        <w:rPr>
          <w:b/>
          <w:bCs/>
          <w:color w:val="1F1F1F"/>
          <w:sz w:val="24"/>
          <w:szCs w:val="24"/>
          <w:highlight w:val="white"/>
        </w:rPr>
        <w:t>nemovitostí</w:t>
      </w:r>
      <w:proofErr w:type="spellEnd"/>
      <w:r>
        <w:rPr>
          <w:color w:val="1F1F1F"/>
          <w:sz w:val="24"/>
          <w:szCs w:val="24"/>
          <w:highlight w:val="white"/>
        </w:rPr>
        <w:t xml:space="preserve"> (evidence </w:t>
      </w:r>
      <w:proofErr w:type="spellStart"/>
      <w:r>
        <w:rPr>
          <w:color w:val="1F1F1F"/>
          <w:sz w:val="24"/>
          <w:szCs w:val="24"/>
          <w:highlight w:val="white"/>
        </w:rPr>
        <w:t>práv</w:t>
      </w:r>
      <w:proofErr w:type="spellEnd"/>
      <w:r>
        <w:rPr>
          <w:color w:val="1F1F1F"/>
          <w:sz w:val="24"/>
          <w:szCs w:val="24"/>
          <w:highlight w:val="white"/>
        </w:rPr>
        <w:t xml:space="preserve"> pro </w:t>
      </w:r>
      <w:proofErr w:type="spellStart"/>
      <w:r>
        <w:rPr>
          <w:color w:val="1F1F1F"/>
          <w:sz w:val="24"/>
          <w:szCs w:val="24"/>
          <w:highlight w:val="white"/>
        </w:rPr>
        <w:t>osobu</w:t>
      </w:r>
      <w:proofErr w:type="spellEnd"/>
      <w:r>
        <w:rPr>
          <w:color w:val="1F1F1F"/>
          <w:sz w:val="24"/>
          <w:szCs w:val="24"/>
          <w:highlight w:val="white"/>
        </w:rPr>
        <w:t xml:space="preserve">) ne </w:t>
      </w:r>
      <w:proofErr w:type="spellStart"/>
      <w:r>
        <w:rPr>
          <w:color w:val="1F1F1F"/>
          <w:sz w:val="24"/>
          <w:szCs w:val="24"/>
          <w:highlight w:val="white"/>
        </w:rPr>
        <w:t>starší</w:t>
      </w:r>
      <w:proofErr w:type="spellEnd"/>
      <w:r>
        <w:rPr>
          <w:color w:val="1F1F1F"/>
          <w:sz w:val="24"/>
          <w:szCs w:val="24"/>
          <w:highlight w:val="white"/>
        </w:rPr>
        <w:t xml:space="preserve"> 90 </w:t>
      </w:r>
      <w:proofErr w:type="spellStart"/>
      <w:r>
        <w:rPr>
          <w:color w:val="1F1F1F"/>
          <w:sz w:val="24"/>
          <w:szCs w:val="24"/>
          <w:highlight w:val="white"/>
        </w:rPr>
        <w:t>dnů</w:t>
      </w:r>
      <w:proofErr w:type="spellEnd"/>
      <w:r>
        <w:rPr>
          <w:color w:val="1F1F1F"/>
          <w:sz w:val="24"/>
          <w:szCs w:val="24"/>
          <w:highlight w:val="white"/>
        </w:rPr>
        <w:t xml:space="preserve">, </w:t>
      </w:r>
      <w:proofErr w:type="spellStart"/>
      <w:r>
        <w:rPr>
          <w:color w:val="1F1F1F"/>
          <w:sz w:val="24"/>
          <w:szCs w:val="24"/>
          <w:highlight w:val="white"/>
        </w:rPr>
        <w:t>který</w:t>
      </w:r>
      <w:proofErr w:type="spellEnd"/>
      <w:r>
        <w:rPr>
          <w:color w:val="1F1F1F"/>
          <w:sz w:val="24"/>
          <w:szCs w:val="24"/>
          <w:highlight w:val="white"/>
        </w:rPr>
        <w:t xml:space="preserve"> </w:t>
      </w:r>
      <w:proofErr w:type="spellStart"/>
      <w:r>
        <w:rPr>
          <w:color w:val="1F1F1F"/>
          <w:sz w:val="24"/>
          <w:szCs w:val="24"/>
          <w:highlight w:val="white"/>
        </w:rPr>
        <w:t>prokáže</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w:t>
      </w:r>
      <w:proofErr w:type="spellStart"/>
      <w:r>
        <w:rPr>
          <w:color w:val="1F1F1F"/>
          <w:sz w:val="24"/>
          <w:szCs w:val="24"/>
          <w:highlight w:val="white"/>
        </w:rPr>
        <w:t>nevlastníte</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ani </w:t>
      </w:r>
      <w:proofErr w:type="spellStart"/>
      <w:r>
        <w:rPr>
          <w:color w:val="1F1F1F"/>
          <w:sz w:val="24"/>
          <w:szCs w:val="24"/>
          <w:highlight w:val="white"/>
        </w:rPr>
        <w:t>dům</w:t>
      </w:r>
      <w:proofErr w:type="spellEnd"/>
      <w:r>
        <w:rPr>
          <w:color w:val="1F1F1F"/>
          <w:sz w:val="24"/>
          <w:szCs w:val="24"/>
          <w:highlight w:val="white"/>
        </w:rPr>
        <w:t xml:space="preserve"> k </w:t>
      </w:r>
      <w:proofErr w:type="spellStart"/>
      <w:r>
        <w:rPr>
          <w:color w:val="1F1F1F"/>
          <w:sz w:val="24"/>
          <w:szCs w:val="24"/>
          <w:highlight w:val="white"/>
        </w:rPr>
        <w:t>bydlení</w:t>
      </w:r>
      <w:proofErr w:type="spellEnd"/>
      <w:r>
        <w:rPr>
          <w:color w:val="1F1F1F"/>
          <w:sz w:val="24"/>
          <w:szCs w:val="24"/>
          <w:highlight w:val="white"/>
        </w:rPr>
        <w:t xml:space="preserve">. U </w:t>
      </w:r>
      <w:proofErr w:type="spellStart"/>
      <w:r>
        <w:rPr>
          <w:color w:val="1F1F1F"/>
          <w:sz w:val="24"/>
          <w:szCs w:val="24"/>
          <w:highlight w:val="white"/>
        </w:rPr>
        <w:t>manželů</w:t>
      </w:r>
      <w:proofErr w:type="spellEnd"/>
      <w:r>
        <w:rPr>
          <w:color w:val="1F1F1F"/>
          <w:sz w:val="24"/>
          <w:szCs w:val="24"/>
          <w:highlight w:val="white"/>
        </w:rPr>
        <w:t xml:space="preserve"> ho </w:t>
      </w:r>
      <w:proofErr w:type="spellStart"/>
      <w:r>
        <w:rPr>
          <w:color w:val="1F1F1F"/>
          <w:sz w:val="24"/>
          <w:szCs w:val="24"/>
          <w:highlight w:val="white"/>
        </w:rPr>
        <w:t>dokládají</w:t>
      </w:r>
      <w:proofErr w:type="spellEnd"/>
      <w:r>
        <w:rPr>
          <w:color w:val="1F1F1F"/>
          <w:sz w:val="24"/>
          <w:szCs w:val="24"/>
          <w:highlight w:val="white"/>
        </w:rPr>
        <w:t xml:space="preserve"> oba. </w:t>
      </w:r>
      <w:proofErr w:type="spellStart"/>
      <w:r>
        <w:rPr>
          <w:color w:val="1F1F1F"/>
          <w:sz w:val="24"/>
          <w:szCs w:val="24"/>
          <w:highlight w:val="white"/>
        </w:rPr>
        <w:t>Vyřídit</w:t>
      </w:r>
      <w:proofErr w:type="spellEnd"/>
      <w:r>
        <w:rPr>
          <w:color w:val="1F1F1F"/>
          <w:sz w:val="24"/>
          <w:szCs w:val="24"/>
          <w:highlight w:val="white"/>
        </w:rPr>
        <w:t xml:space="preserve"> ho </w:t>
      </w:r>
      <w:proofErr w:type="spellStart"/>
      <w:r>
        <w:rPr>
          <w:color w:val="1F1F1F"/>
          <w:sz w:val="24"/>
          <w:szCs w:val="24"/>
          <w:highlight w:val="white"/>
        </w:rPr>
        <w:t>můžete</w:t>
      </w:r>
      <w:proofErr w:type="spellEnd"/>
      <w:r>
        <w:rPr>
          <w:color w:val="1F1F1F"/>
          <w:sz w:val="24"/>
          <w:szCs w:val="24"/>
          <w:highlight w:val="white"/>
        </w:rPr>
        <w:t xml:space="preserve"> online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Portálu</w:t>
      </w:r>
      <w:proofErr w:type="spellEnd"/>
      <w:r>
        <w:rPr>
          <w:color w:val="1F1F1F"/>
          <w:sz w:val="24"/>
          <w:szCs w:val="24"/>
          <w:highlight w:val="white"/>
        </w:rPr>
        <w:t xml:space="preserve"> </w:t>
      </w:r>
      <w:proofErr w:type="spellStart"/>
      <w:r>
        <w:rPr>
          <w:color w:val="1F1F1F"/>
          <w:sz w:val="24"/>
          <w:szCs w:val="24"/>
          <w:highlight w:val="white"/>
        </w:rPr>
        <w:t>občana</w:t>
      </w:r>
      <w:proofErr w:type="spellEnd"/>
      <w:r>
        <w:rPr>
          <w:color w:val="1F1F1F"/>
          <w:sz w:val="24"/>
          <w:szCs w:val="24"/>
          <w:highlight w:val="white"/>
        </w:rPr>
        <w:t xml:space="preserve"> (s </w:t>
      </w:r>
      <w:proofErr w:type="spellStart"/>
      <w:r>
        <w:rPr>
          <w:color w:val="1F1F1F"/>
          <w:sz w:val="24"/>
          <w:szCs w:val="24"/>
          <w:highlight w:val="white"/>
        </w:rPr>
        <w:t>ověřením</w:t>
      </w:r>
      <w:proofErr w:type="spellEnd"/>
      <w:r>
        <w:rPr>
          <w:color w:val="1F1F1F"/>
          <w:sz w:val="24"/>
          <w:szCs w:val="24"/>
          <w:highlight w:val="white"/>
        </w:rPr>
        <w:t xml:space="preserve"> </w:t>
      </w:r>
      <w:proofErr w:type="spellStart"/>
      <w:r>
        <w:rPr>
          <w:color w:val="1F1F1F"/>
          <w:sz w:val="24"/>
          <w:szCs w:val="24"/>
          <w:highlight w:val="white"/>
        </w:rPr>
        <w:t>totožnosti</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kterémkoli</w:t>
      </w:r>
      <w:proofErr w:type="spellEnd"/>
      <w:r>
        <w:rPr>
          <w:color w:val="1F1F1F"/>
          <w:sz w:val="24"/>
          <w:szCs w:val="24"/>
          <w:highlight w:val="white"/>
        </w:rPr>
        <w:t xml:space="preserve"> Czech </w:t>
      </w:r>
      <w:proofErr w:type="spellStart"/>
      <w:r>
        <w:rPr>
          <w:color w:val="1F1F1F"/>
          <w:sz w:val="24"/>
          <w:szCs w:val="24"/>
          <w:highlight w:val="white"/>
        </w:rPr>
        <w:t>POINTu</w:t>
      </w:r>
      <w:proofErr w:type="spellEnd"/>
      <w:r>
        <w:rPr>
          <w:color w:val="1F1F1F"/>
          <w:sz w:val="24"/>
          <w:szCs w:val="24"/>
          <w:highlight w:val="white"/>
        </w:rPr>
        <w:t xml:space="preserve"> (</w:t>
      </w:r>
      <w:proofErr w:type="spellStart"/>
      <w:r>
        <w:rPr>
          <w:color w:val="1F1F1F"/>
          <w:sz w:val="24"/>
          <w:szCs w:val="24"/>
          <w:highlight w:val="white"/>
        </w:rPr>
        <w:t>pošta</w:t>
      </w:r>
      <w:proofErr w:type="spellEnd"/>
      <w:r>
        <w:rPr>
          <w:color w:val="1F1F1F"/>
          <w:sz w:val="24"/>
          <w:szCs w:val="24"/>
          <w:highlight w:val="white"/>
        </w:rPr>
        <w:t xml:space="preserve">, </w:t>
      </w:r>
      <w:proofErr w:type="spellStart"/>
      <w:r>
        <w:rPr>
          <w:color w:val="1F1F1F"/>
          <w:sz w:val="24"/>
          <w:szCs w:val="24"/>
          <w:highlight w:val="white"/>
        </w:rPr>
        <w:t>úřad</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přímo</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katastrálním</w:t>
      </w:r>
      <w:proofErr w:type="spellEnd"/>
      <w:r>
        <w:rPr>
          <w:color w:val="1F1F1F"/>
          <w:sz w:val="24"/>
          <w:szCs w:val="24"/>
          <w:highlight w:val="white"/>
        </w:rPr>
        <w:t xml:space="preserve"> </w:t>
      </w:r>
      <w:proofErr w:type="spellStart"/>
      <w:r>
        <w:rPr>
          <w:color w:val="1F1F1F"/>
          <w:sz w:val="24"/>
          <w:szCs w:val="24"/>
          <w:highlight w:val="white"/>
        </w:rPr>
        <w:t>úřadě</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Moravském</w:t>
      </w:r>
      <w:proofErr w:type="spellEnd"/>
      <w:r>
        <w:rPr>
          <w:color w:val="1F1F1F"/>
          <w:sz w:val="24"/>
          <w:szCs w:val="24"/>
          <w:highlight w:val="white"/>
        </w:rPr>
        <w:t xml:space="preserve"> </w:t>
      </w:r>
      <w:proofErr w:type="spellStart"/>
      <w:r>
        <w:rPr>
          <w:color w:val="1F1F1F"/>
          <w:sz w:val="24"/>
          <w:szCs w:val="24"/>
          <w:highlight w:val="white"/>
        </w:rPr>
        <w:t>náměstí</w:t>
      </w:r>
      <w:proofErr w:type="spellEnd"/>
      <w:r>
        <w:rPr>
          <w:color w:val="1F1F1F"/>
          <w:sz w:val="24"/>
          <w:szCs w:val="24"/>
          <w:highlight w:val="white"/>
        </w:rPr>
        <w:t xml:space="preserve">, a to za </w:t>
      </w:r>
      <w:proofErr w:type="spellStart"/>
      <w:r>
        <w:rPr>
          <w:color w:val="1F1F1F"/>
          <w:sz w:val="24"/>
          <w:szCs w:val="24"/>
          <w:highlight w:val="white"/>
        </w:rPr>
        <w:t>pár</w:t>
      </w:r>
      <w:proofErr w:type="spellEnd"/>
      <w:r>
        <w:rPr>
          <w:color w:val="1F1F1F"/>
          <w:sz w:val="24"/>
          <w:szCs w:val="24"/>
          <w:highlight w:val="white"/>
        </w:rPr>
        <w:t xml:space="preserve"> </w:t>
      </w:r>
      <w:proofErr w:type="spellStart"/>
      <w:r>
        <w:rPr>
          <w:color w:val="1F1F1F"/>
          <w:sz w:val="24"/>
          <w:szCs w:val="24"/>
          <w:highlight w:val="white"/>
        </w:rPr>
        <w:t>desetikorun</w:t>
      </w:r>
      <w:proofErr w:type="spellEnd"/>
      <w:r>
        <w:rPr>
          <w:color w:val="1F1F1F"/>
          <w:sz w:val="24"/>
          <w:szCs w:val="24"/>
          <w:highlight w:val="white"/>
        </w:rPr>
        <w:t>.</w:t>
      </w:r>
    </w:p>
    <w:p w14:paraId="467CEC0C" w14:textId="77777777" w:rsidR="00F35B07" w:rsidRDefault="00000000">
      <w:pPr>
        <w:numPr>
          <w:ilvl w:val="0"/>
          <w:numId w:val="2"/>
        </w:numPr>
        <w:spacing w:after="240"/>
        <w:rPr>
          <w:color w:val="1F1F1F"/>
          <w:sz w:val="24"/>
          <w:szCs w:val="24"/>
          <w:highlight w:val="white"/>
        </w:rPr>
      </w:pPr>
      <w:proofErr w:type="spellStart"/>
      <w:r>
        <w:rPr>
          <w:b/>
          <w:bCs/>
          <w:color w:val="1F1F1F"/>
          <w:sz w:val="24"/>
          <w:szCs w:val="24"/>
          <w:highlight w:val="white"/>
        </w:rPr>
        <w:t>Doklad</w:t>
      </w:r>
      <w:proofErr w:type="spellEnd"/>
      <w:r>
        <w:rPr>
          <w:b/>
          <w:bCs/>
          <w:color w:val="1F1F1F"/>
          <w:sz w:val="24"/>
          <w:szCs w:val="24"/>
          <w:highlight w:val="white"/>
        </w:rPr>
        <w:t xml:space="preserve"> o </w:t>
      </w:r>
      <w:proofErr w:type="spellStart"/>
      <w:r>
        <w:rPr>
          <w:b/>
          <w:bCs/>
          <w:color w:val="1F1F1F"/>
          <w:sz w:val="24"/>
          <w:szCs w:val="24"/>
          <w:highlight w:val="white"/>
        </w:rPr>
        <w:t>bezdlužnosti</w:t>
      </w:r>
      <w:proofErr w:type="spellEnd"/>
      <w:r>
        <w:rPr>
          <w:b/>
          <w:bCs/>
          <w:color w:val="1F1F1F"/>
          <w:sz w:val="24"/>
          <w:szCs w:val="24"/>
          <w:highlight w:val="white"/>
        </w:rPr>
        <w:t xml:space="preserve"> </w:t>
      </w:r>
      <w:proofErr w:type="spellStart"/>
      <w:r>
        <w:rPr>
          <w:b/>
          <w:bCs/>
          <w:color w:val="1F1F1F"/>
          <w:sz w:val="24"/>
          <w:szCs w:val="24"/>
          <w:highlight w:val="white"/>
        </w:rPr>
        <w:t>vůči</w:t>
      </w:r>
      <w:proofErr w:type="spellEnd"/>
      <w:r>
        <w:rPr>
          <w:b/>
          <w:bCs/>
          <w:color w:val="1F1F1F"/>
          <w:sz w:val="24"/>
          <w:szCs w:val="24"/>
          <w:highlight w:val="white"/>
        </w:rPr>
        <w:t xml:space="preserve"> </w:t>
      </w:r>
      <w:proofErr w:type="spellStart"/>
      <w:r>
        <w:rPr>
          <w:b/>
          <w:bCs/>
          <w:color w:val="1F1F1F"/>
          <w:sz w:val="24"/>
          <w:szCs w:val="24"/>
          <w:highlight w:val="white"/>
        </w:rPr>
        <w:t>městu</w:t>
      </w:r>
      <w:proofErr w:type="spellEnd"/>
      <w:r>
        <w:rPr>
          <w:b/>
          <w:bCs/>
          <w:color w:val="1F1F1F"/>
          <w:sz w:val="24"/>
          <w:szCs w:val="24"/>
          <w:highlight w:val="white"/>
        </w:rPr>
        <w:t>.</w:t>
      </w:r>
      <w:r>
        <w:rPr>
          <w:color w:val="1F1F1F"/>
          <w:sz w:val="24"/>
          <w:szCs w:val="24"/>
          <w:highlight w:val="white"/>
        </w:rPr>
        <w:t xml:space="preserve"> Tady </w:t>
      </w:r>
      <w:proofErr w:type="spellStart"/>
      <w:r>
        <w:rPr>
          <w:color w:val="1F1F1F"/>
          <w:sz w:val="24"/>
          <w:szCs w:val="24"/>
          <w:highlight w:val="white"/>
        </w:rPr>
        <w:t>lidi</w:t>
      </w:r>
      <w:proofErr w:type="spellEnd"/>
      <w:r>
        <w:rPr>
          <w:color w:val="1F1F1F"/>
          <w:sz w:val="24"/>
          <w:szCs w:val="24"/>
          <w:highlight w:val="white"/>
        </w:rPr>
        <w:t xml:space="preserve"> </w:t>
      </w:r>
      <w:proofErr w:type="spellStart"/>
      <w:r>
        <w:rPr>
          <w:color w:val="1F1F1F"/>
          <w:sz w:val="24"/>
          <w:szCs w:val="24"/>
          <w:highlight w:val="white"/>
        </w:rPr>
        <w:t>často</w:t>
      </w:r>
      <w:proofErr w:type="spellEnd"/>
      <w:r>
        <w:rPr>
          <w:color w:val="1F1F1F"/>
          <w:sz w:val="24"/>
          <w:szCs w:val="24"/>
          <w:highlight w:val="white"/>
        </w:rPr>
        <w:t xml:space="preserve"> </w:t>
      </w:r>
      <w:proofErr w:type="spellStart"/>
      <w:r>
        <w:rPr>
          <w:color w:val="1F1F1F"/>
          <w:sz w:val="24"/>
          <w:szCs w:val="24"/>
          <w:highlight w:val="white"/>
        </w:rPr>
        <w:t>čekají</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w:t>
      </w:r>
      <w:proofErr w:type="spellStart"/>
      <w:r>
        <w:rPr>
          <w:color w:val="1F1F1F"/>
          <w:sz w:val="24"/>
          <w:szCs w:val="24"/>
          <w:highlight w:val="white"/>
        </w:rPr>
        <w:t>budou</w:t>
      </w:r>
      <w:proofErr w:type="spellEnd"/>
      <w:r>
        <w:rPr>
          <w:color w:val="1F1F1F"/>
          <w:sz w:val="24"/>
          <w:szCs w:val="24"/>
          <w:highlight w:val="white"/>
        </w:rPr>
        <w:t xml:space="preserve"> </w:t>
      </w:r>
      <w:proofErr w:type="spellStart"/>
      <w:r>
        <w:rPr>
          <w:color w:val="1F1F1F"/>
          <w:sz w:val="24"/>
          <w:szCs w:val="24"/>
          <w:highlight w:val="white"/>
        </w:rPr>
        <w:t>shánět</w:t>
      </w:r>
      <w:proofErr w:type="spellEnd"/>
      <w:r>
        <w:rPr>
          <w:color w:val="1F1F1F"/>
          <w:sz w:val="24"/>
          <w:szCs w:val="24"/>
          <w:highlight w:val="white"/>
        </w:rPr>
        <w:t xml:space="preserve"> </w:t>
      </w:r>
      <w:proofErr w:type="spellStart"/>
      <w:r>
        <w:rPr>
          <w:color w:val="1F1F1F"/>
          <w:sz w:val="24"/>
          <w:szCs w:val="24"/>
          <w:highlight w:val="white"/>
        </w:rPr>
        <w:t>nějaké</w:t>
      </w:r>
      <w:proofErr w:type="spellEnd"/>
      <w:r>
        <w:rPr>
          <w:color w:val="1F1F1F"/>
          <w:sz w:val="24"/>
          <w:szCs w:val="24"/>
          <w:highlight w:val="white"/>
        </w:rPr>
        <w:t xml:space="preserve">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potvrzení</w:t>
      </w:r>
      <w:proofErr w:type="spellEnd"/>
      <w:r>
        <w:rPr>
          <w:color w:val="1F1F1F"/>
          <w:sz w:val="24"/>
          <w:szCs w:val="24"/>
          <w:highlight w:val="white"/>
        </w:rPr>
        <w:t xml:space="preserve">, ale </w:t>
      </w:r>
      <w:proofErr w:type="spellStart"/>
      <w:r>
        <w:rPr>
          <w:color w:val="1F1F1F"/>
          <w:sz w:val="24"/>
          <w:szCs w:val="24"/>
          <w:highlight w:val="white"/>
        </w:rPr>
        <w:t>ve</w:t>
      </w:r>
      <w:proofErr w:type="spellEnd"/>
      <w:r>
        <w:rPr>
          <w:color w:val="1F1F1F"/>
          <w:sz w:val="24"/>
          <w:szCs w:val="24"/>
          <w:highlight w:val="white"/>
        </w:rPr>
        <w:t xml:space="preserve"> </w:t>
      </w:r>
      <w:proofErr w:type="spellStart"/>
      <w:r>
        <w:rPr>
          <w:color w:val="1F1F1F"/>
          <w:sz w:val="24"/>
          <w:szCs w:val="24"/>
          <w:highlight w:val="white"/>
        </w:rPr>
        <w:t>většině</w:t>
      </w:r>
      <w:proofErr w:type="spellEnd"/>
      <w:r>
        <w:rPr>
          <w:color w:val="1F1F1F"/>
          <w:sz w:val="24"/>
          <w:szCs w:val="24"/>
          <w:highlight w:val="white"/>
        </w:rPr>
        <w:t xml:space="preserve"> </w:t>
      </w:r>
      <w:proofErr w:type="spellStart"/>
      <w:r>
        <w:rPr>
          <w:color w:val="1F1F1F"/>
          <w:sz w:val="24"/>
          <w:szCs w:val="24"/>
          <w:highlight w:val="white"/>
        </w:rPr>
        <w:t>částí</w:t>
      </w:r>
      <w:proofErr w:type="spellEnd"/>
      <w:r>
        <w:rPr>
          <w:color w:val="1F1F1F"/>
          <w:sz w:val="24"/>
          <w:szCs w:val="24"/>
          <w:highlight w:val="white"/>
        </w:rPr>
        <w:t xml:space="preserve"> </w:t>
      </w:r>
      <w:proofErr w:type="spellStart"/>
      <w:r>
        <w:rPr>
          <w:color w:val="1F1F1F"/>
          <w:sz w:val="24"/>
          <w:szCs w:val="24"/>
          <w:highlight w:val="white"/>
        </w:rPr>
        <w:t>jde</w:t>
      </w:r>
      <w:proofErr w:type="spellEnd"/>
      <w:r>
        <w:rPr>
          <w:color w:val="1F1F1F"/>
          <w:sz w:val="24"/>
          <w:szCs w:val="24"/>
          <w:highlight w:val="white"/>
        </w:rPr>
        <w:t xml:space="preserve"> o </w:t>
      </w:r>
      <w:proofErr w:type="spellStart"/>
      <w:r>
        <w:rPr>
          <w:color w:val="1F1F1F"/>
          <w:sz w:val="24"/>
          <w:szCs w:val="24"/>
          <w:highlight w:val="white"/>
        </w:rPr>
        <w:t>čestné</w:t>
      </w:r>
      <w:proofErr w:type="spellEnd"/>
      <w:r>
        <w:rPr>
          <w:color w:val="1F1F1F"/>
          <w:sz w:val="24"/>
          <w:szCs w:val="24"/>
          <w:highlight w:val="white"/>
        </w:rPr>
        <w:t xml:space="preserve"> </w:t>
      </w:r>
      <w:proofErr w:type="spellStart"/>
      <w:r>
        <w:rPr>
          <w:color w:val="1F1F1F"/>
          <w:sz w:val="24"/>
          <w:szCs w:val="24"/>
          <w:highlight w:val="white"/>
        </w:rPr>
        <w:t>prohlášení</w:t>
      </w:r>
      <w:proofErr w:type="spellEnd"/>
      <w:r>
        <w:rPr>
          <w:color w:val="1F1F1F"/>
          <w:sz w:val="24"/>
          <w:szCs w:val="24"/>
          <w:highlight w:val="white"/>
        </w:rPr>
        <w:t xml:space="preserve">, </w:t>
      </w:r>
      <w:proofErr w:type="spellStart"/>
      <w:r>
        <w:rPr>
          <w:color w:val="1F1F1F"/>
          <w:sz w:val="24"/>
          <w:szCs w:val="24"/>
          <w:highlight w:val="white"/>
        </w:rPr>
        <w:t>které</w:t>
      </w:r>
      <w:proofErr w:type="spellEnd"/>
      <w:r>
        <w:rPr>
          <w:color w:val="1F1F1F"/>
          <w:sz w:val="24"/>
          <w:szCs w:val="24"/>
          <w:highlight w:val="white"/>
        </w:rPr>
        <w:t xml:space="preserve"> </w:t>
      </w:r>
      <w:proofErr w:type="spellStart"/>
      <w:r>
        <w:rPr>
          <w:color w:val="1F1F1F"/>
          <w:sz w:val="24"/>
          <w:szCs w:val="24"/>
          <w:highlight w:val="white"/>
        </w:rPr>
        <w:t>bývá</w:t>
      </w:r>
      <w:proofErr w:type="spellEnd"/>
      <w:r>
        <w:rPr>
          <w:color w:val="1F1F1F"/>
          <w:sz w:val="24"/>
          <w:szCs w:val="24"/>
          <w:highlight w:val="white"/>
        </w:rPr>
        <w:t xml:space="preserve"> </w:t>
      </w:r>
      <w:proofErr w:type="spellStart"/>
      <w:r>
        <w:rPr>
          <w:color w:val="1F1F1F"/>
          <w:sz w:val="24"/>
          <w:szCs w:val="24"/>
          <w:highlight w:val="white"/>
        </w:rPr>
        <w:t>přímo</w:t>
      </w:r>
      <w:proofErr w:type="spellEnd"/>
      <w:r>
        <w:rPr>
          <w:color w:val="1F1F1F"/>
          <w:sz w:val="24"/>
          <w:szCs w:val="24"/>
          <w:highlight w:val="white"/>
        </w:rPr>
        <w:t xml:space="preserve"> </w:t>
      </w:r>
      <w:proofErr w:type="spellStart"/>
      <w:r>
        <w:rPr>
          <w:color w:val="1F1F1F"/>
          <w:sz w:val="24"/>
          <w:szCs w:val="24"/>
          <w:highlight w:val="white"/>
        </w:rPr>
        <w:t>součástí</w:t>
      </w:r>
      <w:proofErr w:type="spellEnd"/>
      <w:r>
        <w:rPr>
          <w:color w:val="1F1F1F"/>
          <w:sz w:val="24"/>
          <w:szCs w:val="24"/>
          <w:highlight w:val="white"/>
        </w:rPr>
        <w:t xml:space="preserve"> </w:t>
      </w:r>
      <w:proofErr w:type="spellStart"/>
      <w:r>
        <w:rPr>
          <w:color w:val="1F1F1F"/>
          <w:sz w:val="24"/>
          <w:szCs w:val="24"/>
          <w:highlight w:val="white"/>
        </w:rPr>
        <w:t>formuláře</w:t>
      </w:r>
      <w:proofErr w:type="spellEnd"/>
      <w:r>
        <w:rPr>
          <w:color w:val="1F1F1F"/>
          <w:sz w:val="24"/>
          <w:szCs w:val="24"/>
          <w:highlight w:val="white"/>
        </w:rPr>
        <w:t xml:space="preserve"> </w:t>
      </w:r>
      <w:proofErr w:type="spellStart"/>
      <w:r>
        <w:rPr>
          <w:color w:val="1F1F1F"/>
          <w:sz w:val="24"/>
          <w:szCs w:val="24"/>
          <w:highlight w:val="white"/>
        </w:rPr>
        <w:t>žádosti</w:t>
      </w:r>
      <w:proofErr w:type="spellEnd"/>
      <w:r>
        <w:rPr>
          <w:color w:val="1F1F1F"/>
          <w:sz w:val="24"/>
          <w:szCs w:val="24"/>
          <w:highlight w:val="white"/>
        </w:rPr>
        <w:t xml:space="preserve">. K </w:t>
      </w:r>
      <w:proofErr w:type="spellStart"/>
      <w:r>
        <w:rPr>
          <w:color w:val="1F1F1F"/>
          <w:sz w:val="24"/>
          <w:szCs w:val="24"/>
          <w:highlight w:val="white"/>
        </w:rPr>
        <w:t>němu</w:t>
      </w:r>
      <w:proofErr w:type="spellEnd"/>
      <w:r>
        <w:rPr>
          <w:color w:val="1F1F1F"/>
          <w:sz w:val="24"/>
          <w:szCs w:val="24"/>
          <w:highlight w:val="white"/>
        </w:rPr>
        <w:t xml:space="preserve"> se </w:t>
      </w:r>
      <w:proofErr w:type="spellStart"/>
      <w:r>
        <w:rPr>
          <w:color w:val="1F1F1F"/>
          <w:sz w:val="24"/>
          <w:szCs w:val="24"/>
          <w:highlight w:val="white"/>
        </w:rPr>
        <w:t>obvykle</w:t>
      </w:r>
      <w:proofErr w:type="spellEnd"/>
      <w:r>
        <w:rPr>
          <w:color w:val="1F1F1F"/>
          <w:sz w:val="24"/>
          <w:szCs w:val="24"/>
          <w:highlight w:val="white"/>
        </w:rPr>
        <w:t xml:space="preserve"> </w:t>
      </w:r>
      <w:proofErr w:type="spellStart"/>
      <w:r>
        <w:rPr>
          <w:color w:val="1F1F1F"/>
          <w:sz w:val="24"/>
          <w:szCs w:val="24"/>
          <w:highlight w:val="white"/>
        </w:rPr>
        <w:t>přikládá</w:t>
      </w:r>
      <w:proofErr w:type="spellEnd"/>
      <w:r>
        <w:rPr>
          <w:color w:val="1F1F1F"/>
          <w:sz w:val="24"/>
          <w:szCs w:val="24"/>
          <w:highlight w:val="white"/>
        </w:rPr>
        <w:t xml:space="preserve"> </w:t>
      </w:r>
      <w:proofErr w:type="spellStart"/>
      <w:r>
        <w:rPr>
          <w:color w:val="1F1F1F"/>
          <w:sz w:val="24"/>
          <w:szCs w:val="24"/>
          <w:highlight w:val="white"/>
        </w:rPr>
        <w:t>doklad</w:t>
      </w:r>
      <w:proofErr w:type="spellEnd"/>
      <w:r>
        <w:rPr>
          <w:color w:val="1F1F1F"/>
          <w:sz w:val="24"/>
          <w:szCs w:val="24"/>
          <w:highlight w:val="white"/>
        </w:rPr>
        <w:t xml:space="preserve"> o </w:t>
      </w:r>
      <w:proofErr w:type="spellStart"/>
      <w:r>
        <w:rPr>
          <w:color w:val="1F1F1F"/>
          <w:sz w:val="24"/>
          <w:szCs w:val="24"/>
          <w:highlight w:val="white"/>
        </w:rPr>
        <w:t>úhradě</w:t>
      </w:r>
      <w:proofErr w:type="spellEnd"/>
      <w:r>
        <w:rPr>
          <w:color w:val="1F1F1F"/>
          <w:sz w:val="24"/>
          <w:szCs w:val="24"/>
          <w:highlight w:val="white"/>
        </w:rPr>
        <w:t xml:space="preserve"> </w:t>
      </w:r>
      <w:proofErr w:type="spellStart"/>
      <w:r>
        <w:rPr>
          <w:color w:val="1F1F1F"/>
          <w:sz w:val="24"/>
          <w:szCs w:val="24"/>
          <w:highlight w:val="white"/>
        </w:rPr>
        <w:t>místního</w:t>
      </w:r>
      <w:proofErr w:type="spellEnd"/>
      <w:r>
        <w:rPr>
          <w:color w:val="1F1F1F"/>
          <w:sz w:val="24"/>
          <w:szCs w:val="24"/>
          <w:highlight w:val="white"/>
        </w:rPr>
        <w:t xml:space="preserve"> </w:t>
      </w:r>
      <w:proofErr w:type="spellStart"/>
      <w:r>
        <w:rPr>
          <w:color w:val="1F1F1F"/>
          <w:sz w:val="24"/>
          <w:szCs w:val="24"/>
          <w:highlight w:val="white"/>
        </w:rPr>
        <w:t>poplatku</w:t>
      </w:r>
      <w:proofErr w:type="spellEnd"/>
      <w:r>
        <w:rPr>
          <w:color w:val="1F1F1F"/>
          <w:sz w:val="24"/>
          <w:szCs w:val="24"/>
          <w:highlight w:val="white"/>
        </w:rPr>
        <w:t xml:space="preserve"> za </w:t>
      </w:r>
      <w:proofErr w:type="spellStart"/>
      <w:r>
        <w:rPr>
          <w:color w:val="1F1F1F"/>
          <w:sz w:val="24"/>
          <w:szCs w:val="24"/>
          <w:highlight w:val="white"/>
        </w:rPr>
        <w:t>komunální</w:t>
      </w:r>
      <w:proofErr w:type="spellEnd"/>
      <w:r>
        <w:rPr>
          <w:color w:val="1F1F1F"/>
          <w:sz w:val="24"/>
          <w:szCs w:val="24"/>
          <w:highlight w:val="white"/>
        </w:rPr>
        <w:t xml:space="preserve"> </w:t>
      </w:r>
      <w:proofErr w:type="spellStart"/>
      <w:r>
        <w:rPr>
          <w:color w:val="1F1F1F"/>
          <w:sz w:val="24"/>
          <w:szCs w:val="24"/>
          <w:highlight w:val="white"/>
        </w:rPr>
        <w:t>odpad</w:t>
      </w:r>
      <w:proofErr w:type="spellEnd"/>
      <w:r>
        <w:rPr>
          <w:color w:val="1F1F1F"/>
          <w:sz w:val="24"/>
          <w:szCs w:val="24"/>
          <w:highlight w:val="white"/>
        </w:rPr>
        <w:t xml:space="preserve"> za </w:t>
      </w:r>
      <w:proofErr w:type="spellStart"/>
      <w:r>
        <w:rPr>
          <w:color w:val="1F1F1F"/>
          <w:sz w:val="24"/>
          <w:szCs w:val="24"/>
          <w:highlight w:val="white"/>
        </w:rPr>
        <w:t>poslední</w:t>
      </w:r>
      <w:proofErr w:type="spellEnd"/>
      <w:r>
        <w:rPr>
          <w:color w:val="1F1F1F"/>
          <w:sz w:val="24"/>
          <w:szCs w:val="24"/>
          <w:highlight w:val="white"/>
        </w:rPr>
        <w:t xml:space="preserve"> </w:t>
      </w:r>
      <w:proofErr w:type="spellStart"/>
      <w:r>
        <w:rPr>
          <w:color w:val="1F1F1F"/>
          <w:sz w:val="24"/>
          <w:szCs w:val="24"/>
          <w:highlight w:val="white"/>
        </w:rPr>
        <w:t>období</w:t>
      </w:r>
      <w:proofErr w:type="spellEnd"/>
      <w:r>
        <w:rPr>
          <w:color w:val="1F1F1F"/>
          <w:sz w:val="24"/>
          <w:szCs w:val="24"/>
          <w:highlight w:val="white"/>
        </w:rPr>
        <w:t xml:space="preserve"> a </w:t>
      </w:r>
      <w:proofErr w:type="spellStart"/>
      <w:r>
        <w:rPr>
          <w:color w:val="1F1F1F"/>
          <w:sz w:val="24"/>
          <w:szCs w:val="24"/>
          <w:highlight w:val="white"/>
        </w:rPr>
        <w:t>čestné</w:t>
      </w:r>
      <w:proofErr w:type="spellEnd"/>
      <w:r>
        <w:rPr>
          <w:color w:val="1F1F1F"/>
          <w:sz w:val="24"/>
          <w:szCs w:val="24"/>
          <w:highlight w:val="white"/>
        </w:rPr>
        <w:t xml:space="preserve"> </w:t>
      </w:r>
      <w:proofErr w:type="spellStart"/>
      <w:r>
        <w:rPr>
          <w:color w:val="1F1F1F"/>
          <w:sz w:val="24"/>
          <w:szCs w:val="24"/>
          <w:highlight w:val="white"/>
        </w:rPr>
        <w:t>prohlášení</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potvrzení</w:t>
      </w:r>
      <w:proofErr w:type="spellEnd"/>
      <w:r>
        <w:rPr>
          <w:color w:val="1F1F1F"/>
          <w:sz w:val="24"/>
          <w:szCs w:val="24"/>
          <w:highlight w:val="white"/>
        </w:rPr>
        <w:t xml:space="preserve"> o </w:t>
      </w:r>
      <w:proofErr w:type="spellStart"/>
      <w:r>
        <w:rPr>
          <w:color w:val="1F1F1F"/>
          <w:sz w:val="24"/>
          <w:szCs w:val="24"/>
          <w:highlight w:val="white"/>
        </w:rPr>
        <w:t>bezdlužnosti</w:t>
      </w:r>
      <w:proofErr w:type="spellEnd"/>
      <w:r>
        <w:rPr>
          <w:color w:val="1F1F1F"/>
          <w:sz w:val="24"/>
          <w:szCs w:val="24"/>
          <w:highlight w:val="white"/>
        </w:rPr>
        <w:t xml:space="preserve"> </w:t>
      </w:r>
      <w:proofErr w:type="spellStart"/>
      <w:r>
        <w:rPr>
          <w:color w:val="1F1F1F"/>
          <w:sz w:val="24"/>
          <w:szCs w:val="24"/>
          <w:highlight w:val="white"/>
        </w:rPr>
        <w:t>vůči</w:t>
      </w:r>
      <w:proofErr w:type="spellEnd"/>
      <w:r>
        <w:rPr>
          <w:color w:val="1F1F1F"/>
          <w:sz w:val="24"/>
          <w:szCs w:val="24"/>
          <w:highlight w:val="white"/>
        </w:rPr>
        <w:t xml:space="preserve"> </w:t>
      </w:r>
      <w:proofErr w:type="spellStart"/>
      <w:r>
        <w:rPr>
          <w:color w:val="1F1F1F"/>
          <w:sz w:val="24"/>
          <w:szCs w:val="24"/>
          <w:highlight w:val="white"/>
        </w:rPr>
        <w:t>Dopravnímu</w:t>
      </w:r>
      <w:proofErr w:type="spellEnd"/>
      <w:r>
        <w:rPr>
          <w:color w:val="1F1F1F"/>
          <w:sz w:val="24"/>
          <w:szCs w:val="24"/>
          <w:highlight w:val="white"/>
        </w:rPr>
        <w:t xml:space="preserve"> </w:t>
      </w:r>
      <w:proofErr w:type="spellStart"/>
      <w:r>
        <w:rPr>
          <w:color w:val="1F1F1F"/>
          <w:sz w:val="24"/>
          <w:szCs w:val="24"/>
          <w:highlight w:val="white"/>
        </w:rPr>
        <w:t>podniku</w:t>
      </w:r>
      <w:proofErr w:type="spellEnd"/>
      <w:r>
        <w:rPr>
          <w:color w:val="1F1F1F"/>
          <w:sz w:val="24"/>
          <w:szCs w:val="24"/>
          <w:highlight w:val="white"/>
        </w:rPr>
        <w:t xml:space="preserve"> města Brna. </w:t>
      </w:r>
      <w:proofErr w:type="spellStart"/>
      <w:r>
        <w:rPr>
          <w:color w:val="1F1F1F"/>
          <w:sz w:val="24"/>
          <w:szCs w:val="24"/>
          <w:highlight w:val="white"/>
        </w:rPr>
        <w:t>Některé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například</w:t>
      </w:r>
      <w:proofErr w:type="spellEnd"/>
      <w:r>
        <w:rPr>
          <w:color w:val="1F1F1F"/>
          <w:sz w:val="24"/>
          <w:szCs w:val="24"/>
          <w:highlight w:val="white"/>
        </w:rPr>
        <w:t xml:space="preserve"> Brno-sever, </w:t>
      </w:r>
      <w:proofErr w:type="spellStart"/>
      <w:r>
        <w:rPr>
          <w:color w:val="1F1F1F"/>
          <w:sz w:val="24"/>
          <w:szCs w:val="24"/>
          <w:highlight w:val="white"/>
        </w:rPr>
        <w:t>požadují</w:t>
      </w:r>
      <w:proofErr w:type="spellEnd"/>
      <w:r>
        <w:rPr>
          <w:color w:val="1F1F1F"/>
          <w:sz w:val="24"/>
          <w:szCs w:val="24"/>
          <w:highlight w:val="white"/>
        </w:rPr>
        <w:t xml:space="preserve"> </w:t>
      </w:r>
      <w:proofErr w:type="spellStart"/>
      <w:r>
        <w:rPr>
          <w:color w:val="1F1F1F"/>
          <w:sz w:val="24"/>
          <w:szCs w:val="24"/>
          <w:highlight w:val="white"/>
        </w:rPr>
        <w:t>ve</w:t>
      </w:r>
      <w:proofErr w:type="spellEnd"/>
      <w:r>
        <w:rPr>
          <w:color w:val="1F1F1F"/>
          <w:sz w:val="24"/>
          <w:szCs w:val="24"/>
          <w:highlight w:val="white"/>
        </w:rPr>
        <w:t xml:space="preserve"> </w:t>
      </w:r>
      <w:proofErr w:type="spellStart"/>
      <w:r>
        <w:rPr>
          <w:color w:val="1F1F1F"/>
          <w:sz w:val="24"/>
          <w:szCs w:val="24"/>
          <w:highlight w:val="white"/>
        </w:rPr>
        <w:t>svém</w:t>
      </w:r>
      <w:proofErr w:type="spellEnd"/>
      <w:r>
        <w:rPr>
          <w:color w:val="1F1F1F"/>
          <w:sz w:val="24"/>
          <w:szCs w:val="24"/>
          <w:highlight w:val="white"/>
        </w:rPr>
        <w:t xml:space="preserve"> </w:t>
      </w:r>
      <w:proofErr w:type="spellStart"/>
      <w:r>
        <w:rPr>
          <w:color w:val="1F1F1F"/>
          <w:sz w:val="24"/>
          <w:szCs w:val="24"/>
          <w:highlight w:val="white"/>
        </w:rPr>
        <w:t>seznamu</w:t>
      </w:r>
      <w:proofErr w:type="spellEnd"/>
      <w:r>
        <w:rPr>
          <w:color w:val="1F1F1F"/>
          <w:sz w:val="24"/>
          <w:szCs w:val="24"/>
          <w:highlight w:val="white"/>
        </w:rPr>
        <w:t xml:space="preserve"> </w:t>
      </w:r>
      <w:proofErr w:type="spellStart"/>
      <w:r>
        <w:rPr>
          <w:color w:val="1F1F1F"/>
          <w:sz w:val="24"/>
          <w:szCs w:val="24"/>
          <w:highlight w:val="white"/>
        </w:rPr>
        <w:t>příloh</w:t>
      </w:r>
      <w:proofErr w:type="spellEnd"/>
      <w:r>
        <w:rPr>
          <w:color w:val="1F1F1F"/>
          <w:sz w:val="24"/>
          <w:szCs w:val="24"/>
          <w:highlight w:val="white"/>
        </w:rPr>
        <w:t xml:space="preserve"> </w:t>
      </w:r>
      <w:proofErr w:type="spellStart"/>
      <w:r>
        <w:rPr>
          <w:color w:val="1F1F1F"/>
          <w:sz w:val="24"/>
          <w:szCs w:val="24"/>
          <w:highlight w:val="white"/>
        </w:rPr>
        <w:t>navíc</w:t>
      </w:r>
      <w:proofErr w:type="spellEnd"/>
      <w:r>
        <w:rPr>
          <w:color w:val="1F1F1F"/>
          <w:sz w:val="24"/>
          <w:szCs w:val="24"/>
          <w:highlight w:val="white"/>
        </w:rPr>
        <w:t xml:space="preserve"> </w:t>
      </w:r>
      <w:proofErr w:type="spellStart"/>
      <w:r>
        <w:rPr>
          <w:color w:val="1F1F1F"/>
          <w:sz w:val="24"/>
          <w:szCs w:val="24"/>
          <w:highlight w:val="white"/>
        </w:rPr>
        <w:t>i</w:t>
      </w:r>
      <w:proofErr w:type="spellEnd"/>
      <w:r>
        <w:rPr>
          <w:color w:val="1F1F1F"/>
          <w:sz w:val="24"/>
          <w:szCs w:val="24"/>
          <w:highlight w:val="white"/>
        </w:rPr>
        <w:t xml:space="preserve"> </w:t>
      </w:r>
      <w:proofErr w:type="spellStart"/>
      <w:r>
        <w:rPr>
          <w:color w:val="1F1F1F"/>
          <w:sz w:val="24"/>
          <w:szCs w:val="24"/>
          <w:highlight w:val="white"/>
        </w:rPr>
        <w:t>potvrzení</w:t>
      </w:r>
      <w:proofErr w:type="spellEnd"/>
      <w:r>
        <w:rPr>
          <w:color w:val="1F1F1F"/>
          <w:sz w:val="24"/>
          <w:szCs w:val="24"/>
          <w:highlight w:val="white"/>
        </w:rPr>
        <w:t xml:space="preserve"> o </w:t>
      </w:r>
      <w:proofErr w:type="spellStart"/>
      <w:r>
        <w:rPr>
          <w:color w:val="1F1F1F"/>
          <w:sz w:val="24"/>
          <w:szCs w:val="24"/>
          <w:highlight w:val="white"/>
        </w:rPr>
        <w:t>bezdlužnosti</w:t>
      </w:r>
      <w:proofErr w:type="spellEnd"/>
      <w:r>
        <w:rPr>
          <w:color w:val="1F1F1F"/>
          <w:sz w:val="24"/>
          <w:szCs w:val="24"/>
          <w:highlight w:val="white"/>
        </w:rPr>
        <w:t xml:space="preserve"> od </w:t>
      </w:r>
      <w:proofErr w:type="spellStart"/>
      <w:r>
        <w:rPr>
          <w:color w:val="1F1F1F"/>
          <w:sz w:val="24"/>
          <w:szCs w:val="24"/>
          <w:highlight w:val="white"/>
        </w:rPr>
        <w:t>distributorů</w:t>
      </w:r>
      <w:proofErr w:type="spellEnd"/>
      <w:r>
        <w:rPr>
          <w:color w:val="1F1F1F"/>
          <w:sz w:val="24"/>
          <w:szCs w:val="24"/>
          <w:highlight w:val="white"/>
        </w:rPr>
        <w:t xml:space="preserve"> </w:t>
      </w:r>
      <w:proofErr w:type="spellStart"/>
      <w:r>
        <w:rPr>
          <w:color w:val="1F1F1F"/>
          <w:sz w:val="24"/>
          <w:szCs w:val="24"/>
          <w:highlight w:val="white"/>
        </w:rPr>
        <w:t>elektřiny</w:t>
      </w:r>
      <w:proofErr w:type="spellEnd"/>
      <w:r>
        <w:rPr>
          <w:color w:val="1F1F1F"/>
          <w:sz w:val="24"/>
          <w:szCs w:val="24"/>
          <w:highlight w:val="white"/>
        </w:rPr>
        <w:t xml:space="preserve"> a </w:t>
      </w:r>
      <w:proofErr w:type="spellStart"/>
      <w:r>
        <w:rPr>
          <w:color w:val="1F1F1F"/>
          <w:sz w:val="24"/>
          <w:szCs w:val="24"/>
          <w:highlight w:val="white"/>
        </w:rPr>
        <w:t>plynu</w:t>
      </w:r>
      <w:proofErr w:type="spellEnd"/>
      <w:r>
        <w:rPr>
          <w:color w:val="1F1F1F"/>
          <w:sz w:val="24"/>
          <w:szCs w:val="24"/>
          <w:highlight w:val="white"/>
        </w:rPr>
        <w:t xml:space="preserve">. </w:t>
      </w:r>
      <w:proofErr w:type="spellStart"/>
      <w:r>
        <w:rPr>
          <w:color w:val="1F1F1F"/>
          <w:sz w:val="24"/>
          <w:szCs w:val="24"/>
          <w:highlight w:val="white"/>
        </w:rPr>
        <w:t>Pokud</w:t>
      </w:r>
      <w:proofErr w:type="spellEnd"/>
      <w:r>
        <w:rPr>
          <w:color w:val="1F1F1F"/>
          <w:sz w:val="24"/>
          <w:szCs w:val="24"/>
          <w:highlight w:val="white"/>
        </w:rPr>
        <w:t xml:space="preserve"> </w:t>
      </w:r>
      <w:proofErr w:type="spellStart"/>
      <w:r>
        <w:rPr>
          <w:color w:val="1F1F1F"/>
          <w:sz w:val="24"/>
          <w:szCs w:val="24"/>
          <w:highlight w:val="white"/>
        </w:rPr>
        <w:t>máte</w:t>
      </w:r>
      <w:proofErr w:type="spellEnd"/>
      <w:r>
        <w:rPr>
          <w:color w:val="1F1F1F"/>
          <w:sz w:val="24"/>
          <w:szCs w:val="24"/>
          <w:highlight w:val="white"/>
        </w:rPr>
        <w:t xml:space="preserve"> </w:t>
      </w:r>
      <w:proofErr w:type="spellStart"/>
      <w:r>
        <w:rPr>
          <w:color w:val="1F1F1F"/>
          <w:sz w:val="24"/>
          <w:szCs w:val="24"/>
          <w:highlight w:val="white"/>
        </w:rPr>
        <w:t>trvalý</w:t>
      </w:r>
      <w:proofErr w:type="spellEnd"/>
      <w:r>
        <w:rPr>
          <w:color w:val="1F1F1F"/>
          <w:sz w:val="24"/>
          <w:szCs w:val="24"/>
          <w:highlight w:val="white"/>
        </w:rPr>
        <w:t xml:space="preserve"> </w:t>
      </w:r>
      <w:proofErr w:type="spellStart"/>
      <w:r>
        <w:rPr>
          <w:color w:val="1F1F1F"/>
          <w:sz w:val="24"/>
          <w:szCs w:val="24"/>
          <w:highlight w:val="white"/>
        </w:rPr>
        <w:t>pobyt</w:t>
      </w:r>
      <w:proofErr w:type="spellEnd"/>
      <w:r>
        <w:rPr>
          <w:color w:val="1F1F1F"/>
          <w:sz w:val="24"/>
          <w:szCs w:val="24"/>
          <w:highlight w:val="white"/>
        </w:rPr>
        <w:t xml:space="preserve"> </w:t>
      </w:r>
      <w:proofErr w:type="spellStart"/>
      <w:r>
        <w:rPr>
          <w:color w:val="1F1F1F"/>
          <w:sz w:val="24"/>
          <w:szCs w:val="24"/>
          <w:highlight w:val="white"/>
        </w:rPr>
        <w:t>mimo</w:t>
      </w:r>
      <w:proofErr w:type="spellEnd"/>
      <w:r>
        <w:rPr>
          <w:color w:val="1F1F1F"/>
          <w:sz w:val="24"/>
          <w:szCs w:val="24"/>
          <w:highlight w:val="white"/>
        </w:rPr>
        <w:t xml:space="preserve"> Brno, </w:t>
      </w:r>
      <w:proofErr w:type="spellStart"/>
      <w:r>
        <w:rPr>
          <w:color w:val="1F1F1F"/>
          <w:sz w:val="24"/>
          <w:szCs w:val="24"/>
          <w:highlight w:val="white"/>
        </w:rPr>
        <w:t>přiložte</w:t>
      </w:r>
      <w:proofErr w:type="spellEnd"/>
      <w:r>
        <w:rPr>
          <w:color w:val="1F1F1F"/>
          <w:sz w:val="24"/>
          <w:szCs w:val="24"/>
          <w:highlight w:val="white"/>
        </w:rPr>
        <w:t xml:space="preserve"> </w:t>
      </w:r>
      <w:proofErr w:type="spellStart"/>
      <w:r>
        <w:rPr>
          <w:color w:val="1F1F1F"/>
          <w:sz w:val="24"/>
          <w:szCs w:val="24"/>
          <w:highlight w:val="white"/>
        </w:rPr>
        <w:t>ještě</w:t>
      </w:r>
      <w:proofErr w:type="spellEnd"/>
      <w:r>
        <w:rPr>
          <w:color w:val="1F1F1F"/>
          <w:sz w:val="24"/>
          <w:szCs w:val="24"/>
          <w:highlight w:val="white"/>
        </w:rPr>
        <w:t xml:space="preserve"> </w:t>
      </w:r>
      <w:proofErr w:type="spellStart"/>
      <w:r>
        <w:rPr>
          <w:color w:val="1F1F1F"/>
          <w:sz w:val="24"/>
          <w:szCs w:val="24"/>
          <w:highlight w:val="white"/>
        </w:rPr>
        <w:t>čestné</w:t>
      </w:r>
      <w:proofErr w:type="spellEnd"/>
      <w:r>
        <w:rPr>
          <w:color w:val="1F1F1F"/>
          <w:sz w:val="24"/>
          <w:szCs w:val="24"/>
          <w:highlight w:val="white"/>
        </w:rPr>
        <w:t xml:space="preserve"> </w:t>
      </w:r>
      <w:proofErr w:type="spellStart"/>
      <w:r>
        <w:rPr>
          <w:color w:val="1F1F1F"/>
          <w:sz w:val="24"/>
          <w:szCs w:val="24"/>
          <w:highlight w:val="white"/>
        </w:rPr>
        <w:t>prohlášení</w:t>
      </w:r>
      <w:proofErr w:type="spellEnd"/>
      <w:r>
        <w:rPr>
          <w:color w:val="1F1F1F"/>
          <w:sz w:val="24"/>
          <w:szCs w:val="24"/>
          <w:highlight w:val="white"/>
        </w:rPr>
        <w:t xml:space="preserve"> o </w:t>
      </w:r>
      <w:proofErr w:type="spellStart"/>
      <w:r>
        <w:rPr>
          <w:color w:val="1F1F1F"/>
          <w:sz w:val="24"/>
          <w:szCs w:val="24"/>
          <w:highlight w:val="white"/>
        </w:rPr>
        <w:t>bezdlužnosti</w:t>
      </w:r>
      <w:proofErr w:type="spellEnd"/>
      <w:r>
        <w:rPr>
          <w:color w:val="1F1F1F"/>
          <w:sz w:val="24"/>
          <w:szCs w:val="24"/>
          <w:highlight w:val="white"/>
        </w:rPr>
        <w:t xml:space="preserve"> </w:t>
      </w:r>
      <w:proofErr w:type="spellStart"/>
      <w:r>
        <w:rPr>
          <w:color w:val="1F1F1F"/>
          <w:sz w:val="24"/>
          <w:szCs w:val="24"/>
          <w:highlight w:val="white"/>
        </w:rPr>
        <w:t>vystavené</w:t>
      </w:r>
      <w:proofErr w:type="spellEnd"/>
      <w:r>
        <w:rPr>
          <w:color w:val="1F1F1F"/>
          <w:sz w:val="24"/>
          <w:szCs w:val="24"/>
          <w:highlight w:val="white"/>
        </w:rPr>
        <w:t xml:space="preserve"> </w:t>
      </w:r>
      <w:proofErr w:type="spellStart"/>
      <w:r>
        <w:rPr>
          <w:color w:val="1F1F1F"/>
          <w:sz w:val="24"/>
          <w:szCs w:val="24"/>
          <w:highlight w:val="white"/>
        </w:rPr>
        <w:t>obcí</w:t>
      </w:r>
      <w:proofErr w:type="spellEnd"/>
      <w:r>
        <w:rPr>
          <w:color w:val="1F1F1F"/>
          <w:sz w:val="24"/>
          <w:szCs w:val="24"/>
          <w:highlight w:val="white"/>
        </w:rPr>
        <w:t xml:space="preserve">, </w:t>
      </w:r>
      <w:proofErr w:type="spellStart"/>
      <w:r>
        <w:rPr>
          <w:color w:val="1F1F1F"/>
          <w:sz w:val="24"/>
          <w:szCs w:val="24"/>
          <w:highlight w:val="white"/>
        </w:rPr>
        <w:t>kde</w:t>
      </w:r>
      <w:proofErr w:type="spellEnd"/>
      <w:r>
        <w:rPr>
          <w:color w:val="1F1F1F"/>
          <w:sz w:val="24"/>
          <w:szCs w:val="24"/>
          <w:highlight w:val="white"/>
        </w:rPr>
        <w:t xml:space="preserve"> </w:t>
      </w:r>
      <w:proofErr w:type="spellStart"/>
      <w:r>
        <w:rPr>
          <w:color w:val="1F1F1F"/>
          <w:sz w:val="24"/>
          <w:szCs w:val="24"/>
          <w:highlight w:val="white"/>
        </w:rPr>
        <w:t>trvalý</w:t>
      </w:r>
      <w:proofErr w:type="spellEnd"/>
      <w:r>
        <w:rPr>
          <w:color w:val="1F1F1F"/>
          <w:sz w:val="24"/>
          <w:szCs w:val="24"/>
          <w:highlight w:val="white"/>
        </w:rPr>
        <w:t xml:space="preserve"> </w:t>
      </w:r>
      <w:proofErr w:type="spellStart"/>
      <w:r>
        <w:rPr>
          <w:color w:val="1F1F1F"/>
          <w:sz w:val="24"/>
          <w:szCs w:val="24"/>
          <w:highlight w:val="white"/>
        </w:rPr>
        <w:t>pobyt</w:t>
      </w:r>
      <w:proofErr w:type="spellEnd"/>
      <w:r>
        <w:rPr>
          <w:color w:val="1F1F1F"/>
          <w:sz w:val="24"/>
          <w:szCs w:val="24"/>
          <w:highlight w:val="white"/>
        </w:rPr>
        <w:t xml:space="preserve"> </w:t>
      </w:r>
      <w:proofErr w:type="spellStart"/>
      <w:r>
        <w:rPr>
          <w:color w:val="1F1F1F"/>
          <w:sz w:val="24"/>
          <w:szCs w:val="24"/>
          <w:highlight w:val="white"/>
        </w:rPr>
        <w:t>máte</w:t>
      </w:r>
      <w:proofErr w:type="spellEnd"/>
      <w:r>
        <w:rPr>
          <w:color w:val="1F1F1F"/>
          <w:sz w:val="24"/>
          <w:szCs w:val="24"/>
          <w:highlight w:val="white"/>
        </w:rPr>
        <w:t>.</w:t>
      </w:r>
      <w:commentRangeStart w:id="21"/>
    </w:p>
    <w:commentRangeEnd w:id="21"/>
    <w:p w14:paraId="417850E4" w14:textId="77777777" w:rsidR="00F35B07" w:rsidRDefault="00000000">
      <w:pPr>
        <w:spacing w:before="240" w:after="240"/>
        <w:rPr>
          <w:color w:val="1F1F1F"/>
          <w:sz w:val="24"/>
          <w:szCs w:val="24"/>
          <w:highlight w:val="white"/>
        </w:rPr>
      </w:pPr>
      <w:r>
        <w:commentReference w:id="21"/>
      </w:r>
      <w:r>
        <w:rPr>
          <w:color w:val="1F1F1F"/>
          <w:sz w:val="24"/>
          <w:szCs w:val="24"/>
          <w:highlight w:val="white"/>
        </w:rPr>
        <w:t xml:space="preserve">Ve </w:t>
      </w:r>
      <w:proofErr w:type="spellStart"/>
      <w:r>
        <w:rPr>
          <w:color w:val="1F1F1F"/>
          <w:sz w:val="24"/>
          <w:szCs w:val="24"/>
          <w:highlight w:val="white"/>
        </w:rPr>
        <w:t>většině</w:t>
      </w:r>
      <w:proofErr w:type="spellEnd"/>
      <w:r>
        <w:rPr>
          <w:color w:val="1F1F1F"/>
          <w:sz w:val="24"/>
          <w:szCs w:val="24"/>
          <w:highlight w:val="white"/>
        </w:rPr>
        <w:t xml:space="preserve"> </w:t>
      </w:r>
      <w:proofErr w:type="spellStart"/>
      <w:r>
        <w:rPr>
          <w:color w:val="1F1F1F"/>
          <w:sz w:val="24"/>
          <w:szCs w:val="24"/>
          <w:highlight w:val="white"/>
        </w:rPr>
        <w:t>částí</w:t>
      </w:r>
      <w:proofErr w:type="spellEnd"/>
      <w:r>
        <w:rPr>
          <w:color w:val="1F1F1F"/>
          <w:sz w:val="24"/>
          <w:szCs w:val="24"/>
          <w:highlight w:val="white"/>
        </w:rPr>
        <w:t xml:space="preserve"> </w:t>
      </w:r>
      <w:proofErr w:type="spellStart"/>
      <w:r>
        <w:rPr>
          <w:color w:val="1F1F1F"/>
          <w:sz w:val="24"/>
          <w:szCs w:val="24"/>
          <w:highlight w:val="white"/>
        </w:rPr>
        <w:t>už</w:t>
      </w:r>
      <w:proofErr w:type="spellEnd"/>
      <w:r>
        <w:rPr>
          <w:color w:val="1F1F1F"/>
          <w:sz w:val="24"/>
          <w:szCs w:val="24"/>
          <w:highlight w:val="white"/>
        </w:rPr>
        <w:t xml:space="preserve"> </w:t>
      </w:r>
      <w:proofErr w:type="spellStart"/>
      <w:r>
        <w:rPr>
          <w:color w:val="1F1F1F"/>
          <w:sz w:val="24"/>
          <w:szCs w:val="24"/>
          <w:highlight w:val="white"/>
        </w:rPr>
        <w:t>dnes</w:t>
      </w:r>
      <w:proofErr w:type="spellEnd"/>
      <w:r>
        <w:rPr>
          <w:color w:val="1F1F1F"/>
          <w:sz w:val="24"/>
          <w:szCs w:val="24"/>
          <w:highlight w:val="white"/>
        </w:rPr>
        <w:t xml:space="preserve"> </w:t>
      </w:r>
      <w:proofErr w:type="spellStart"/>
      <w:r>
        <w:rPr>
          <w:b/>
          <w:bCs/>
          <w:color w:val="1F1F1F"/>
          <w:sz w:val="24"/>
          <w:szCs w:val="24"/>
          <w:highlight w:val="white"/>
        </w:rPr>
        <w:t>nestačí</w:t>
      </w:r>
      <w:proofErr w:type="spellEnd"/>
      <w:r>
        <w:rPr>
          <w:b/>
          <w:bCs/>
          <w:color w:val="1F1F1F"/>
          <w:sz w:val="24"/>
          <w:szCs w:val="24"/>
          <w:highlight w:val="white"/>
        </w:rPr>
        <w:t xml:space="preserve"> </w:t>
      </w:r>
      <w:proofErr w:type="spellStart"/>
      <w:r>
        <w:rPr>
          <w:b/>
          <w:bCs/>
          <w:color w:val="1F1F1F"/>
          <w:sz w:val="24"/>
          <w:szCs w:val="24"/>
          <w:highlight w:val="white"/>
        </w:rPr>
        <w:t>čestné</w:t>
      </w:r>
      <w:proofErr w:type="spellEnd"/>
      <w:r>
        <w:rPr>
          <w:b/>
          <w:bCs/>
          <w:color w:val="1F1F1F"/>
          <w:sz w:val="24"/>
          <w:szCs w:val="24"/>
          <w:highlight w:val="white"/>
        </w:rPr>
        <w:t xml:space="preserve"> </w:t>
      </w:r>
      <w:proofErr w:type="spellStart"/>
      <w:r>
        <w:rPr>
          <w:b/>
          <w:bCs/>
          <w:color w:val="1F1F1F"/>
          <w:sz w:val="24"/>
          <w:szCs w:val="24"/>
          <w:highlight w:val="white"/>
        </w:rPr>
        <w:t>prohlášení</w:t>
      </w:r>
      <w:proofErr w:type="spellEnd"/>
      <w:r>
        <w:rPr>
          <w:b/>
          <w:bCs/>
          <w:color w:val="1F1F1F"/>
          <w:sz w:val="24"/>
          <w:szCs w:val="24"/>
          <w:highlight w:val="white"/>
        </w:rPr>
        <w:t xml:space="preserve"> </w:t>
      </w:r>
      <w:r>
        <w:rPr>
          <w:color w:val="1F1F1F"/>
          <w:sz w:val="24"/>
          <w:szCs w:val="24"/>
          <w:highlight w:val="white"/>
        </w:rPr>
        <w:t xml:space="preserve">tam, </w:t>
      </w:r>
      <w:proofErr w:type="spellStart"/>
      <w:r>
        <w:rPr>
          <w:color w:val="1F1F1F"/>
          <w:sz w:val="24"/>
          <w:szCs w:val="24"/>
          <w:highlight w:val="white"/>
        </w:rPr>
        <w:t>kde</w:t>
      </w:r>
      <w:proofErr w:type="spellEnd"/>
      <w:r>
        <w:rPr>
          <w:color w:val="1F1F1F"/>
          <w:sz w:val="24"/>
          <w:szCs w:val="24"/>
          <w:highlight w:val="white"/>
        </w:rPr>
        <w:t xml:space="preserve"> </w:t>
      </w:r>
      <w:proofErr w:type="spellStart"/>
      <w:r>
        <w:rPr>
          <w:color w:val="1F1F1F"/>
          <w:sz w:val="24"/>
          <w:szCs w:val="24"/>
          <w:highlight w:val="white"/>
        </w:rPr>
        <w:t>jde</w:t>
      </w:r>
      <w:proofErr w:type="spellEnd"/>
      <w:r>
        <w:rPr>
          <w:color w:val="1F1F1F"/>
          <w:sz w:val="24"/>
          <w:szCs w:val="24"/>
          <w:highlight w:val="white"/>
        </w:rPr>
        <w:t xml:space="preserve"> o </w:t>
      </w:r>
      <w:proofErr w:type="spellStart"/>
      <w:r>
        <w:rPr>
          <w:color w:val="1F1F1F"/>
          <w:sz w:val="24"/>
          <w:szCs w:val="24"/>
          <w:highlight w:val="white"/>
        </w:rPr>
        <w:t>rodinné</w:t>
      </w:r>
      <w:proofErr w:type="spellEnd"/>
      <w:r>
        <w:rPr>
          <w:color w:val="1F1F1F"/>
          <w:sz w:val="24"/>
          <w:szCs w:val="24"/>
          <w:highlight w:val="white"/>
        </w:rPr>
        <w:t xml:space="preserve"> </w:t>
      </w:r>
      <w:proofErr w:type="gramStart"/>
      <w:r>
        <w:rPr>
          <w:color w:val="1F1F1F"/>
          <w:sz w:val="24"/>
          <w:szCs w:val="24"/>
          <w:highlight w:val="white"/>
        </w:rPr>
        <w:t>a</w:t>
      </w:r>
      <w:proofErr w:type="gramEnd"/>
      <w:r>
        <w:rPr>
          <w:color w:val="1F1F1F"/>
          <w:sz w:val="24"/>
          <w:szCs w:val="24"/>
          <w:highlight w:val="white"/>
        </w:rPr>
        <w:t xml:space="preserve"> </w:t>
      </w:r>
      <w:proofErr w:type="spellStart"/>
      <w:r>
        <w:rPr>
          <w:color w:val="1F1F1F"/>
          <w:sz w:val="24"/>
          <w:szCs w:val="24"/>
          <w:highlight w:val="white"/>
        </w:rPr>
        <w:t>osobní</w:t>
      </w:r>
      <w:proofErr w:type="spellEnd"/>
      <w:r>
        <w:rPr>
          <w:color w:val="1F1F1F"/>
          <w:sz w:val="24"/>
          <w:szCs w:val="24"/>
          <w:highlight w:val="white"/>
        </w:rPr>
        <w:t xml:space="preserve"> </w:t>
      </w:r>
      <w:proofErr w:type="spellStart"/>
      <w:r>
        <w:rPr>
          <w:color w:val="1F1F1F"/>
          <w:sz w:val="24"/>
          <w:szCs w:val="24"/>
          <w:highlight w:val="white"/>
        </w:rPr>
        <w:t>skutečnosti</w:t>
      </w:r>
      <w:proofErr w:type="spellEnd"/>
      <w:r>
        <w:rPr>
          <w:color w:val="1F1F1F"/>
          <w:sz w:val="24"/>
          <w:szCs w:val="24"/>
          <w:highlight w:val="white"/>
        </w:rPr>
        <w:t xml:space="preserve"> - ty se </w:t>
      </w:r>
      <w:proofErr w:type="spellStart"/>
      <w:r>
        <w:rPr>
          <w:color w:val="1F1F1F"/>
          <w:sz w:val="24"/>
          <w:szCs w:val="24"/>
          <w:highlight w:val="white"/>
        </w:rPr>
        <w:t>dokládají</w:t>
      </w:r>
      <w:proofErr w:type="spellEnd"/>
      <w:r>
        <w:rPr>
          <w:color w:val="1F1F1F"/>
          <w:sz w:val="24"/>
          <w:szCs w:val="24"/>
          <w:highlight w:val="white"/>
        </w:rPr>
        <w:t xml:space="preserve"> </w:t>
      </w:r>
      <w:proofErr w:type="spellStart"/>
      <w:r>
        <w:rPr>
          <w:color w:val="1F1F1F"/>
          <w:sz w:val="24"/>
          <w:szCs w:val="24"/>
          <w:highlight w:val="white"/>
        </w:rPr>
        <w:t>kopiemi</w:t>
      </w:r>
      <w:proofErr w:type="spellEnd"/>
      <w:r>
        <w:rPr>
          <w:color w:val="1F1F1F"/>
          <w:sz w:val="24"/>
          <w:szCs w:val="24"/>
          <w:highlight w:val="white"/>
        </w:rPr>
        <w:t xml:space="preserve"> </w:t>
      </w:r>
      <w:proofErr w:type="spellStart"/>
      <w:r>
        <w:rPr>
          <w:color w:val="1F1F1F"/>
          <w:sz w:val="24"/>
          <w:szCs w:val="24"/>
          <w:highlight w:val="white"/>
        </w:rPr>
        <w:t>úředních</w:t>
      </w:r>
      <w:proofErr w:type="spellEnd"/>
      <w:r>
        <w:rPr>
          <w:color w:val="1F1F1F"/>
          <w:sz w:val="24"/>
          <w:szCs w:val="24"/>
          <w:highlight w:val="white"/>
        </w:rPr>
        <w:t xml:space="preserve"> </w:t>
      </w:r>
      <w:proofErr w:type="spellStart"/>
      <w:r>
        <w:rPr>
          <w:color w:val="1F1F1F"/>
          <w:sz w:val="24"/>
          <w:szCs w:val="24"/>
          <w:highlight w:val="white"/>
        </w:rPr>
        <w:t>listin</w:t>
      </w:r>
      <w:proofErr w:type="spellEnd"/>
      <w:r>
        <w:rPr>
          <w:color w:val="1F1F1F"/>
          <w:sz w:val="24"/>
          <w:szCs w:val="24"/>
          <w:highlight w:val="white"/>
        </w:rPr>
        <w:t xml:space="preserve"> (</w:t>
      </w:r>
      <w:proofErr w:type="spellStart"/>
      <w:r>
        <w:rPr>
          <w:color w:val="1F1F1F"/>
          <w:sz w:val="24"/>
          <w:szCs w:val="24"/>
          <w:highlight w:val="white"/>
        </w:rPr>
        <w:t>oddací</w:t>
      </w:r>
      <w:proofErr w:type="spellEnd"/>
      <w:r>
        <w:rPr>
          <w:color w:val="1F1F1F"/>
          <w:sz w:val="24"/>
          <w:szCs w:val="24"/>
          <w:highlight w:val="white"/>
        </w:rPr>
        <w:t xml:space="preserve"> list, </w:t>
      </w:r>
      <w:proofErr w:type="spellStart"/>
      <w:r>
        <w:rPr>
          <w:color w:val="1F1F1F"/>
          <w:sz w:val="24"/>
          <w:szCs w:val="24"/>
          <w:highlight w:val="white"/>
        </w:rPr>
        <w:t>rodné</w:t>
      </w:r>
      <w:proofErr w:type="spellEnd"/>
      <w:r>
        <w:rPr>
          <w:color w:val="1F1F1F"/>
          <w:sz w:val="24"/>
          <w:szCs w:val="24"/>
          <w:highlight w:val="white"/>
        </w:rPr>
        <w:t xml:space="preserve"> </w:t>
      </w:r>
      <w:proofErr w:type="spellStart"/>
      <w:r>
        <w:rPr>
          <w:color w:val="1F1F1F"/>
          <w:sz w:val="24"/>
          <w:szCs w:val="24"/>
          <w:highlight w:val="white"/>
        </w:rPr>
        <w:t>listy</w:t>
      </w:r>
      <w:proofErr w:type="spellEnd"/>
      <w:r>
        <w:rPr>
          <w:color w:val="1F1F1F"/>
          <w:sz w:val="24"/>
          <w:szCs w:val="24"/>
          <w:highlight w:val="white"/>
        </w:rPr>
        <w:t xml:space="preserve"> </w:t>
      </w:r>
      <w:proofErr w:type="spellStart"/>
      <w:r>
        <w:rPr>
          <w:color w:val="1F1F1F"/>
          <w:sz w:val="24"/>
          <w:szCs w:val="24"/>
          <w:highlight w:val="white"/>
        </w:rPr>
        <w:t>dětí</w:t>
      </w:r>
      <w:proofErr w:type="spellEnd"/>
      <w:r>
        <w:rPr>
          <w:color w:val="1F1F1F"/>
          <w:sz w:val="24"/>
          <w:szCs w:val="24"/>
          <w:highlight w:val="white"/>
        </w:rPr>
        <w:t xml:space="preserve">, </w:t>
      </w:r>
      <w:proofErr w:type="spellStart"/>
      <w:r>
        <w:rPr>
          <w:color w:val="1F1F1F"/>
          <w:sz w:val="24"/>
          <w:szCs w:val="24"/>
          <w:highlight w:val="white"/>
        </w:rPr>
        <w:t>rozsudek</w:t>
      </w:r>
      <w:proofErr w:type="spellEnd"/>
      <w:r>
        <w:rPr>
          <w:color w:val="1F1F1F"/>
          <w:sz w:val="24"/>
          <w:szCs w:val="24"/>
          <w:highlight w:val="white"/>
        </w:rPr>
        <w:t xml:space="preserve"> o </w:t>
      </w:r>
      <w:proofErr w:type="spellStart"/>
      <w:r>
        <w:rPr>
          <w:color w:val="1F1F1F"/>
          <w:sz w:val="24"/>
          <w:szCs w:val="24"/>
          <w:highlight w:val="white"/>
        </w:rPr>
        <w:t>rozvodu</w:t>
      </w:r>
      <w:proofErr w:type="spellEnd"/>
      <w:r>
        <w:rPr>
          <w:color w:val="1F1F1F"/>
          <w:sz w:val="24"/>
          <w:szCs w:val="24"/>
          <w:highlight w:val="white"/>
        </w:rPr>
        <w:t xml:space="preserve"> s </w:t>
      </w:r>
      <w:proofErr w:type="spellStart"/>
      <w:r>
        <w:rPr>
          <w:color w:val="1F1F1F"/>
          <w:sz w:val="24"/>
          <w:szCs w:val="24"/>
          <w:highlight w:val="white"/>
        </w:rPr>
        <w:t>doložkou</w:t>
      </w:r>
      <w:proofErr w:type="spellEnd"/>
      <w:r>
        <w:rPr>
          <w:color w:val="1F1F1F"/>
          <w:sz w:val="24"/>
          <w:szCs w:val="24"/>
          <w:highlight w:val="white"/>
        </w:rPr>
        <w:t xml:space="preserve"> </w:t>
      </w:r>
      <w:proofErr w:type="spellStart"/>
      <w:r>
        <w:rPr>
          <w:color w:val="1F1F1F"/>
          <w:sz w:val="24"/>
          <w:szCs w:val="24"/>
          <w:highlight w:val="white"/>
        </w:rPr>
        <w:t>právní</w:t>
      </w:r>
      <w:proofErr w:type="spellEnd"/>
      <w:r>
        <w:rPr>
          <w:color w:val="1F1F1F"/>
          <w:sz w:val="24"/>
          <w:szCs w:val="24"/>
          <w:highlight w:val="white"/>
        </w:rPr>
        <w:t xml:space="preserve"> </w:t>
      </w:r>
      <w:proofErr w:type="spellStart"/>
      <w:r>
        <w:rPr>
          <w:color w:val="1F1F1F"/>
          <w:sz w:val="24"/>
          <w:szCs w:val="24"/>
          <w:highlight w:val="white"/>
        </w:rPr>
        <w:t>moci</w:t>
      </w:r>
      <w:proofErr w:type="spellEnd"/>
      <w:r>
        <w:rPr>
          <w:color w:val="1F1F1F"/>
          <w:sz w:val="24"/>
          <w:szCs w:val="24"/>
          <w:highlight w:val="white"/>
        </w:rPr>
        <w:t xml:space="preserve"> a </w:t>
      </w:r>
      <w:proofErr w:type="spellStart"/>
      <w:r>
        <w:rPr>
          <w:color w:val="1F1F1F"/>
          <w:sz w:val="24"/>
          <w:szCs w:val="24"/>
          <w:highlight w:val="white"/>
        </w:rPr>
        <w:t>podobně</w:t>
      </w:r>
      <w:proofErr w:type="spellEnd"/>
      <w:r>
        <w:rPr>
          <w:color w:val="1F1F1F"/>
          <w:sz w:val="24"/>
          <w:szCs w:val="24"/>
          <w:highlight w:val="white"/>
        </w:rPr>
        <w:t>).</w:t>
      </w:r>
    </w:p>
    <w:p w14:paraId="3FC40E13" w14:textId="4AE53158" w:rsidR="00F35B07" w:rsidRDefault="00000000">
      <w:pPr>
        <w:spacing w:before="240" w:after="240"/>
        <w:rPr>
          <w:color w:val="1F1F1F"/>
          <w:sz w:val="24"/>
          <w:szCs w:val="24"/>
          <w:highlight w:val="white"/>
        </w:rPr>
      </w:pPr>
      <w:r>
        <w:rPr>
          <w:b/>
          <w:bCs/>
          <w:color w:val="1F1F1F"/>
          <w:sz w:val="24"/>
          <w:szCs w:val="24"/>
          <w:highlight w:val="white"/>
        </w:rPr>
        <w:t xml:space="preserve">Krok 4 - </w:t>
      </w:r>
      <w:proofErr w:type="spellStart"/>
      <w:r>
        <w:rPr>
          <w:b/>
          <w:bCs/>
          <w:color w:val="1F1F1F"/>
          <w:sz w:val="24"/>
          <w:szCs w:val="24"/>
          <w:highlight w:val="white"/>
        </w:rPr>
        <w:t>počkejte</w:t>
      </w:r>
      <w:proofErr w:type="spellEnd"/>
      <w:r>
        <w:rPr>
          <w:b/>
          <w:bCs/>
          <w:color w:val="1F1F1F"/>
          <w:sz w:val="24"/>
          <w:szCs w:val="24"/>
          <w:highlight w:val="white"/>
        </w:rPr>
        <w:t xml:space="preserve"> </w:t>
      </w:r>
      <w:proofErr w:type="spellStart"/>
      <w:r>
        <w:rPr>
          <w:b/>
          <w:bCs/>
          <w:color w:val="1F1F1F"/>
          <w:sz w:val="24"/>
          <w:szCs w:val="24"/>
          <w:highlight w:val="white"/>
        </w:rPr>
        <w:t>na</w:t>
      </w:r>
      <w:proofErr w:type="spellEnd"/>
      <w:r>
        <w:rPr>
          <w:b/>
          <w:bCs/>
          <w:color w:val="1F1F1F"/>
          <w:sz w:val="24"/>
          <w:szCs w:val="24"/>
          <w:highlight w:val="white"/>
        </w:rPr>
        <w:t xml:space="preserve"> </w:t>
      </w:r>
      <w:proofErr w:type="spellStart"/>
      <w:r>
        <w:rPr>
          <w:b/>
          <w:bCs/>
          <w:color w:val="1F1F1F"/>
          <w:sz w:val="24"/>
          <w:szCs w:val="24"/>
          <w:highlight w:val="white"/>
        </w:rPr>
        <w:t>zařazení</w:t>
      </w:r>
      <w:proofErr w:type="spellEnd"/>
      <w:r>
        <w:rPr>
          <w:b/>
          <w:bCs/>
          <w:color w:val="1F1F1F"/>
          <w:sz w:val="24"/>
          <w:szCs w:val="24"/>
          <w:highlight w:val="white"/>
        </w:rPr>
        <w:t xml:space="preserve"> do evidence.</w:t>
      </w:r>
      <w:r>
        <w:rPr>
          <w:color w:val="1F1F1F"/>
          <w:sz w:val="24"/>
          <w:szCs w:val="24"/>
          <w:highlight w:val="white"/>
        </w:rPr>
        <w:t xml:space="preserve"> </w:t>
      </w:r>
      <w:proofErr w:type="spellStart"/>
      <w:r>
        <w:rPr>
          <w:color w:val="1F1F1F"/>
          <w:sz w:val="24"/>
          <w:szCs w:val="24"/>
          <w:highlight w:val="white"/>
        </w:rPr>
        <w:t>Úřad</w:t>
      </w:r>
      <w:proofErr w:type="spellEnd"/>
      <w:r>
        <w:rPr>
          <w:color w:val="1F1F1F"/>
          <w:sz w:val="24"/>
          <w:szCs w:val="24"/>
          <w:highlight w:val="white"/>
        </w:rPr>
        <w:t xml:space="preserve"> </w:t>
      </w:r>
      <w:proofErr w:type="spellStart"/>
      <w:r>
        <w:rPr>
          <w:color w:val="1F1F1F"/>
          <w:sz w:val="24"/>
          <w:szCs w:val="24"/>
          <w:highlight w:val="white"/>
        </w:rPr>
        <w:t>žádost</w:t>
      </w:r>
      <w:proofErr w:type="spellEnd"/>
      <w:r>
        <w:rPr>
          <w:color w:val="1F1F1F"/>
          <w:sz w:val="24"/>
          <w:szCs w:val="24"/>
          <w:highlight w:val="white"/>
        </w:rPr>
        <w:t xml:space="preserve"> </w:t>
      </w:r>
      <w:proofErr w:type="spellStart"/>
      <w:r>
        <w:rPr>
          <w:color w:val="1F1F1F"/>
          <w:sz w:val="24"/>
          <w:szCs w:val="24"/>
          <w:highlight w:val="white"/>
        </w:rPr>
        <w:t>zpracuje</w:t>
      </w:r>
      <w:proofErr w:type="spellEnd"/>
      <w:r>
        <w:rPr>
          <w:color w:val="1F1F1F"/>
          <w:sz w:val="24"/>
          <w:szCs w:val="24"/>
          <w:highlight w:val="white"/>
        </w:rPr>
        <w:t xml:space="preserve"> a </w:t>
      </w:r>
      <w:proofErr w:type="spellStart"/>
      <w:r>
        <w:rPr>
          <w:color w:val="1F1F1F"/>
          <w:sz w:val="24"/>
          <w:szCs w:val="24"/>
          <w:highlight w:val="white"/>
        </w:rPr>
        <w:t>zpravidla</w:t>
      </w:r>
      <w:proofErr w:type="spellEnd"/>
      <w:r>
        <w:rPr>
          <w:color w:val="1F1F1F"/>
          <w:sz w:val="24"/>
          <w:szCs w:val="24"/>
          <w:highlight w:val="white"/>
        </w:rPr>
        <w:t xml:space="preserve"> do 30 </w:t>
      </w:r>
      <w:proofErr w:type="spellStart"/>
      <w:r>
        <w:rPr>
          <w:color w:val="1F1F1F"/>
          <w:sz w:val="24"/>
          <w:szCs w:val="24"/>
          <w:highlight w:val="white"/>
        </w:rPr>
        <w:t>dnů</w:t>
      </w:r>
      <w:proofErr w:type="spellEnd"/>
      <w:r>
        <w:rPr>
          <w:color w:val="1F1F1F"/>
          <w:sz w:val="24"/>
          <w:szCs w:val="24"/>
          <w:highlight w:val="white"/>
        </w:rPr>
        <w:t xml:space="preserve"> </w:t>
      </w:r>
      <w:r w:rsidR="00C82871">
        <w:rPr>
          <w:color w:val="1F1F1F"/>
          <w:sz w:val="24"/>
          <w:szCs w:val="24"/>
          <w:highlight w:val="white"/>
        </w:rPr>
        <w:t xml:space="preserve">[po </w:t>
      </w:r>
      <w:proofErr w:type="spellStart"/>
      <w:r w:rsidR="00C82871">
        <w:rPr>
          <w:color w:val="1F1F1F"/>
          <w:sz w:val="24"/>
          <w:szCs w:val="24"/>
          <w:highlight w:val="white"/>
        </w:rPr>
        <w:t>zavedení</w:t>
      </w:r>
      <w:proofErr w:type="spellEnd"/>
      <w:r w:rsidR="00C82871">
        <w:rPr>
          <w:color w:val="1F1F1F"/>
          <w:sz w:val="24"/>
          <w:szCs w:val="24"/>
          <w:highlight w:val="white"/>
        </w:rPr>
        <w:t xml:space="preserve"> </w:t>
      </w:r>
      <w:proofErr w:type="spellStart"/>
      <w:r w:rsidR="00C82871">
        <w:rPr>
          <w:color w:val="1F1F1F"/>
          <w:sz w:val="24"/>
          <w:szCs w:val="24"/>
          <w:highlight w:val="white"/>
        </w:rPr>
        <w:t>jednotné</w:t>
      </w:r>
      <w:proofErr w:type="spellEnd"/>
      <w:r w:rsidR="00C82871">
        <w:rPr>
          <w:color w:val="1F1F1F"/>
          <w:sz w:val="24"/>
          <w:szCs w:val="24"/>
          <w:highlight w:val="white"/>
        </w:rPr>
        <w:t xml:space="preserve"> </w:t>
      </w:r>
      <w:proofErr w:type="spellStart"/>
      <w:r w:rsidR="00C82871">
        <w:rPr>
          <w:color w:val="1F1F1F"/>
          <w:sz w:val="24"/>
          <w:szCs w:val="24"/>
          <w:highlight w:val="white"/>
        </w:rPr>
        <w:t>žádosti</w:t>
      </w:r>
      <w:proofErr w:type="spellEnd"/>
      <w:r w:rsidR="00C82871">
        <w:rPr>
          <w:color w:val="1F1F1F"/>
          <w:sz w:val="24"/>
          <w:szCs w:val="24"/>
          <w:highlight w:val="white"/>
        </w:rPr>
        <w:t xml:space="preserve"> to </w:t>
      </w:r>
      <w:proofErr w:type="spellStart"/>
      <w:r w:rsidR="00C82871">
        <w:rPr>
          <w:color w:val="1F1F1F"/>
          <w:sz w:val="24"/>
          <w:szCs w:val="24"/>
          <w:highlight w:val="white"/>
        </w:rPr>
        <w:t>bývají</w:t>
      </w:r>
      <w:proofErr w:type="spellEnd"/>
      <w:r w:rsidR="00C82871">
        <w:rPr>
          <w:color w:val="1F1F1F"/>
          <w:sz w:val="24"/>
          <w:szCs w:val="24"/>
          <w:highlight w:val="white"/>
        </w:rPr>
        <w:t xml:space="preserve"> </w:t>
      </w:r>
      <w:proofErr w:type="spellStart"/>
      <w:r w:rsidR="00C82871">
        <w:rPr>
          <w:color w:val="1F1F1F"/>
          <w:sz w:val="24"/>
          <w:szCs w:val="24"/>
          <w:highlight w:val="white"/>
        </w:rPr>
        <w:t>i</w:t>
      </w:r>
      <w:proofErr w:type="spellEnd"/>
      <w:r w:rsidR="00C82871">
        <w:rPr>
          <w:color w:val="1F1F1F"/>
          <w:sz w:val="24"/>
          <w:szCs w:val="24"/>
          <w:highlight w:val="white"/>
        </w:rPr>
        <w:t xml:space="preserve"> 2-3 </w:t>
      </w:r>
      <w:proofErr w:type="spellStart"/>
      <w:r w:rsidR="00C82871">
        <w:rPr>
          <w:color w:val="1F1F1F"/>
          <w:sz w:val="24"/>
          <w:szCs w:val="24"/>
          <w:highlight w:val="white"/>
        </w:rPr>
        <w:t>měsíce</w:t>
      </w:r>
      <w:proofErr w:type="spellEnd"/>
      <w:r w:rsidR="00C82871">
        <w:rPr>
          <w:color w:val="1F1F1F"/>
          <w:sz w:val="24"/>
          <w:szCs w:val="24"/>
          <w:highlight w:val="white"/>
        </w:rPr>
        <w:t xml:space="preserve">] </w:t>
      </w:r>
      <w:proofErr w:type="spellStart"/>
      <w:r>
        <w:rPr>
          <w:color w:val="1F1F1F"/>
          <w:sz w:val="24"/>
          <w:szCs w:val="24"/>
          <w:highlight w:val="white"/>
        </w:rPr>
        <w:t>vám</w:t>
      </w:r>
      <w:proofErr w:type="spellEnd"/>
      <w:r>
        <w:rPr>
          <w:color w:val="1F1F1F"/>
          <w:sz w:val="24"/>
          <w:szCs w:val="24"/>
          <w:highlight w:val="white"/>
        </w:rPr>
        <w:t xml:space="preserve"> </w:t>
      </w:r>
      <w:proofErr w:type="spellStart"/>
      <w:r>
        <w:rPr>
          <w:color w:val="1F1F1F"/>
          <w:sz w:val="24"/>
          <w:szCs w:val="24"/>
          <w:highlight w:val="white"/>
        </w:rPr>
        <w:t>oznámí</w:t>
      </w:r>
      <w:proofErr w:type="spellEnd"/>
      <w:r>
        <w:rPr>
          <w:color w:val="1F1F1F"/>
          <w:sz w:val="24"/>
          <w:szCs w:val="24"/>
          <w:highlight w:val="white"/>
        </w:rPr>
        <w:t xml:space="preserve">, </w:t>
      </w:r>
      <w:proofErr w:type="spellStart"/>
      <w:r>
        <w:rPr>
          <w:color w:val="1F1F1F"/>
          <w:sz w:val="24"/>
          <w:szCs w:val="24"/>
          <w:highlight w:val="white"/>
        </w:rPr>
        <w:t>zda</w:t>
      </w:r>
      <w:proofErr w:type="spellEnd"/>
      <w:r>
        <w:rPr>
          <w:color w:val="1F1F1F"/>
          <w:sz w:val="24"/>
          <w:szCs w:val="24"/>
          <w:highlight w:val="white"/>
        </w:rPr>
        <w:t xml:space="preserve"> </w:t>
      </w:r>
      <w:proofErr w:type="spellStart"/>
      <w:r>
        <w:rPr>
          <w:color w:val="1F1F1F"/>
          <w:sz w:val="24"/>
          <w:szCs w:val="24"/>
          <w:highlight w:val="white"/>
        </w:rPr>
        <w:t>jste</w:t>
      </w:r>
      <w:proofErr w:type="spellEnd"/>
      <w:r>
        <w:rPr>
          <w:color w:val="1F1F1F"/>
          <w:sz w:val="24"/>
          <w:szCs w:val="24"/>
          <w:highlight w:val="white"/>
        </w:rPr>
        <w:t xml:space="preserve"> </w:t>
      </w:r>
      <w:proofErr w:type="spellStart"/>
      <w:r>
        <w:rPr>
          <w:color w:val="1F1F1F"/>
          <w:sz w:val="24"/>
          <w:szCs w:val="24"/>
          <w:highlight w:val="white"/>
        </w:rPr>
        <w:t>byli</w:t>
      </w:r>
      <w:proofErr w:type="spellEnd"/>
      <w:r>
        <w:rPr>
          <w:color w:val="1F1F1F"/>
          <w:sz w:val="24"/>
          <w:szCs w:val="24"/>
          <w:highlight w:val="white"/>
        </w:rPr>
        <w:t xml:space="preserve"> </w:t>
      </w:r>
      <w:proofErr w:type="spellStart"/>
      <w:r>
        <w:rPr>
          <w:color w:val="1F1F1F"/>
          <w:sz w:val="24"/>
          <w:szCs w:val="24"/>
          <w:highlight w:val="white"/>
        </w:rPr>
        <w:t>zařazeni</w:t>
      </w:r>
      <w:proofErr w:type="spellEnd"/>
      <w:r>
        <w:rPr>
          <w:color w:val="1F1F1F"/>
          <w:sz w:val="24"/>
          <w:szCs w:val="24"/>
          <w:highlight w:val="white"/>
        </w:rPr>
        <w:t xml:space="preserve">, </w:t>
      </w:r>
      <w:proofErr w:type="spellStart"/>
      <w:r>
        <w:rPr>
          <w:color w:val="1F1F1F"/>
          <w:sz w:val="24"/>
          <w:szCs w:val="24"/>
          <w:highlight w:val="white"/>
        </w:rPr>
        <w:lastRenderedPageBreak/>
        <w:t>nebo</w:t>
      </w:r>
      <w:proofErr w:type="spellEnd"/>
      <w:r>
        <w:rPr>
          <w:color w:val="1F1F1F"/>
          <w:sz w:val="24"/>
          <w:szCs w:val="24"/>
          <w:highlight w:val="white"/>
        </w:rPr>
        <w:t xml:space="preserve"> </w:t>
      </w:r>
      <w:proofErr w:type="spellStart"/>
      <w:r>
        <w:rPr>
          <w:color w:val="1F1F1F"/>
          <w:sz w:val="24"/>
          <w:szCs w:val="24"/>
          <w:highlight w:val="white"/>
        </w:rPr>
        <w:t>vás</w:t>
      </w:r>
      <w:proofErr w:type="spellEnd"/>
      <w:r>
        <w:rPr>
          <w:color w:val="1F1F1F"/>
          <w:sz w:val="24"/>
          <w:szCs w:val="24"/>
          <w:highlight w:val="white"/>
        </w:rPr>
        <w:t xml:space="preserve"> </w:t>
      </w:r>
      <w:proofErr w:type="spellStart"/>
      <w:r>
        <w:rPr>
          <w:color w:val="1F1F1F"/>
          <w:sz w:val="24"/>
          <w:szCs w:val="24"/>
          <w:highlight w:val="white"/>
        </w:rPr>
        <w:t>vyzve</w:t>
      </w:r>
      <w:proofErr w:type="spellEnd"/>
      <w:r>
        <w:rPr>
          <w:color w:val="1F1F1F"/>
          <w:sz w:val="24"/>
          <w:szCs w:val="24"/>
          <w:highlight w:val="white"/>
        </w:rPr>
        <w:t xml:space="preserve"> k </w:t>
      </w:r>
      <w:proofErr w:type="spellStart"/>
      <w:r>
        <w:rPr>
          <w:color w:val="1F1F1F"/>
          <w:sz w:val="24"/>
          <w:szCs w:val="24"/>
          <w:highlight w:val="white"/>
        </w:rPr>
        <w:t>doplnění</w:t>
      </w:r>
      <w:proofErr w:type="spellEnd"/>
      <w:r>
        <w:rPr>
          <w:color w:val="1F1F1F"/>
          <w:sz w:val="24"/>
          <w:szCs w:val="24"/>
          <w:highlight w:val="white"/>
        </w:rPr>
        <w:t xml:space="preserve">. </w:t>
      </w:r>
      <w:proofErr w:type="spellStart"/>
      <w:r>
        <w:rPr>
          <w:color w:val="1F1F1F"/>
          <w:sz w:val="24"/>
          <w:szCs w:val="24"/>
          <w:highlight w:val="white"/>
        </w:rPr>
        <w:t>Tímto</w:t>
      </w:r>
      <w:proofErr w:type="spellEnd"/>
      <w:r>
        <w:rPr>
          <w:color w:val="1F1F1F"/>
          <w:sz w:val="24"/>
          <w:szCs w:val="24"/>
          <w:highlight w:val="white"/>
        </w:rPr>
        <w:t xml:space="preserve"> </w:t>
      </w:r>
      <w:proofErr w:type="spellStart"/>
      <w:r>
        <w:rPr>
          <w:color w:val="1F1F1F"/>
          <w:sz w:val="24"/>
          <w:szCs w:val="24"/>
          <w:highlight w:val="white"/>
        </w:rPr>
        <w:t>okamžikem</w:t>
      </w:r>
      <w:proofErr w:type="spellEnd"/>
      <w:r>
        <w:rPr>
          <w:color w:val="1F1F1F"/>
          <w:sz w:val="24"/>
          <w:szCs w:val="24"/>
          <w:highlight w:val="white"/>
        </w:rPr>
        <w:t xml:space="preserve"> </w:t>
      </w:r>
      <w:proofErr w:type="spellStart"/>
      <w:r>
        <w:rPr>
          <w:color w:val="1F1F1F"/>
          <w:sz w:val="24"/>
          <w:szCs w:val="24"/>
          <w:highlight w:val="white"/>
        </w:rPr>
        <w:t>vám</w:t>
      </w:r>
      <w:proofErr w:type="spellEnd"/>
      <w:r>
        <w:rPr>
          <w:color w:val="1F1F1F"/>
          <w:sz w:val="24"/>
          <w:szCs w:val="24"/>
          <w:highlight w:val="white"/>
        </w:rPr>
        <w:t xml:space="preserve"> </w:t>
      </w:r>
      <w:proofErr w:type="spellStart"/>
      <w:r>
        <w:rPr>
          <w:color w:val="1F1F1F"/>
          <w:sz w:val="24"/>
          <w:szCs w:val="24"/>
          <w:highlight w:val="white"/>
        </w:rPr>
        <w:t>začíná</w:t>
      </w:r>
      <w:proofErr w:type="spellEnd"/>
      <w:r>
        <w:rPr>
          <w:color w:val="1F1F1F"/>
          <w:sz w:val="24"/>
          <w:szCs w:val="24"/>
          <w:highlight w:val="white"/>
        </w:rPr>
        <w:t xml:space="preserve"> </w:t>
      </w:r>
      <w:proofErr w:type="spellStart"/>
      <w:r>
        <w:rPr>
          <w:color w:val="1F1F1F"/>
          <w:sz w:val="24"/>
          <w:szCs w:val="24"/>
          <w:highlight w:val="white"/>
        </w:rPr>
        <w:t>běžet</w:t>
      </w:r>
      <w:proofErr w:type="spellEnd"/>
      <w:r>
        <w:rPr>
          <w:color w:val="1F1F1F"/>
          <w:sz w:val="24"/>
          <w:szCs w:val="24"/>
          <w:highlight w:val="white"/>
        </w:rPr>
        <w:t xml:space="preserve"> „</w:t>
      </w:r>
      <w:proofErr w:type="spellStart"/>
      <w:r>
        <w:rPr>
          <w:color w:val="1F1F1F"/>
          <w:sz w:val="24"/>
          <w:szCs w:val="24"/>
          <w:highlight w:val="white"/>
        </w:rPr>
        <w:t>čas</w:t>
      </w:r>
      <w:proofErr w:type="spellEnd"/>
      <w:r>
        <w:rPr>
          <w:color w:val="1F1F1F"/>
          <w:sz w:val="24"/>
          <w:szCs w:val="24"/>
          <w:highlight w:val="white"/>
        </w:rPr>
        <w:t xml:space="preserve"> v </w:t>
      </w:r>
      <w:proofErr w:type="spellStart"/>
      <w:r>
        <w:rPr>
          <w:color w:val="1F1F1F"/>
          <w:sz w:val="24"/>
          <w:szCs w:val="24"/>
          <w:highlight w:val="white"/>
        </w:rPr>
        <w:t>pořadníku</w:t>
      </w:r>
      <w:proofErr w:type="spellEnd"/>
      <w:r>
        <w:rPr>
          <w:color w:val="1F1F1F"/>
          <w:sz w:val="24"/>
          <w:szCs w:val="24"/>
          <w:highlight w:val="white"/>
        </w:rPr>
        <w:t xml:space="preserve">", </w:t>
      </w:r>
      <w:proofErr w:type="spellStart"/>
      <w:r>
        <w:rPr>
          <w:color w:val="1F1F1F"/>
          <w:sz w:val="24"/>
          <w:szCs w:val="24"/>
          <w:highlight w:val="white"/>
        </w:rPr>
        <w:t>který</w:t>
      </w:r>
      <w:proofErr w:type="spellEnd"/>
      <w:r>
        <w:rPr>
          <w:color w:val="1F1F1F"/>
          <w:sz w:val="24"/>
          <w:szCs w:val="24"/>
          <w:highlight w:val="white"/>
        </w:rPr>
        <w:t xml:space="preserve"> </w:t>
      </w:r>
      <w:proofErr w:type="spellStart"/>
      <w:r>
        <w:rPr>
          <w:color w:val="1F1F1F"/>
          <w:sz w:val="24"/>
          <w:szCs w:val="24"/>
          <w:highlight w:val="white"/>
        </w:rPr>
        <w:t>bývá</w:t>
      </w:r>
      <w:proofErr w:type="spellEnd"/>
      <w:r>
        <w:rPr>
          <w:color w:val="1F1F1F"/>
          <w:sz w:val="24"/>
          <w:szCs w:val="24"/>
          <w:highlight w:val="white"/>
        </w:rPr>
        <w:t xml:space="preserve"> </w:t>
      </w:r>
      <w:proofErr w:type="spellStart"/>
      <w:r>
        <w:rPr>
          <w:color w:val="1F1F1F"/>
          <w:sz w:val="24"/>
          <w:szCs w:val="24"/>
          <w:highlight w:val="white"/>
        </w:rPr>
        <w:t>jedním</w:t>
      </w:r>
      <w:proofErr w:type="spellEnd"/>
      <w:r>
        <w:rPr>
          <w:color w:val="1F1F1F"/>
          <w:sz w:val="24"/>
          <w:szCs w:val="24"/>
          <w:highlight w:val="white"/>
        </w:rPr>
        <w:t xml:space="preserve"> z </w:t>
      </w:r>
      <w:proofErr w:type="spellStart"/>
      <w:r>
        <w:rPr>
          <w:color w:val="1F1F1F"/>
          <w:sz w:val="24"/>
          <w:szCs w:val="24"/>
          <w:highlight w:val="white"/>
        </w:rPr>
        <w:t>bodovaných</w:t>
      </w:r>
      <w:proofErr w:type="spellEnd"/>
      <w:r>
        <w:rPr>
          <w:color w:val="1F1F1F"/>
          <w:sz w:val="24"/>
          <w:szCs w:val="24"/>
          <w:highlight w:val="white"/>
        </w:rPr>
        <w:t xml:space="preserve"> </w:t>
      </w:r>
      <w:proofErr w:type="spellStart"/>
      <w:r>
        <w:rPr>
          <w:color w:val="1F1F1F"/>
          <w:sz w:val="24"/>
          <w:szCs w:val="24"/>
          <w:highlight w:val="white"/>
        </w:rPr>
        <w:t>kritérií</w:t>
      </w:r>
      <w:proofErr w:type="spellEnd"/>
      <w:r w:rsidR="00C82871">
        <w:rPr>
          <w:color w:val="1F1F1F"/>
          <w:sz w:val="24"/>
          <w:szCs w:val="24"/>
          <w:highlight w:val="white"/>
        </w:rPr>
        <w:t xml:space="preserve"> </w:t>
      </w:r>
      <w:r w:rsidR="00C82871" w:rsidRPr="00C82871">
        <w:rPr>
          <w:color w:val="1F1F1F"/>
          <w:sz w:val="24"/>
          <w:szCs w:val="24"/>
          <w:highlight w:val="yellow"/>
        </w:rPr>
        <w:t>[</w:t>
      </w:r>
      <w:proofErr w:type="spellStart"/>
      <w:r w:rsidR="00C82871" w:rsidRPr="00C82871">
        <w:rPr>
          <w:color w:val="1F1F1F"/>
          <w:sz w:val="24"/>
          <w:szCs w:val="24"/>
          <w:highlight w:val="yellow"/>
        </w:rPr>
        <w:t>čas</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běží</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již</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od</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zaevidování</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žádosti</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podatelnou</w:t>
      </w:r>
      <w:proofErr w:type="spellEnd"/>
      <w:r w:rsidR="00C82871" w:rsidRPr="00C82871">
        <w:rPr>
          <w:color w:val="1F1F1F"/>
          <w:sz w:val="24"/>
          <w:szCs w:val="24"/>
          <w:highlight w:val="yellow"/>
        </w:rPr>
        <w:t>]</w:t>
      </w:r>
      <w:r>
        <w:rPr>
          <w:color w:val="1F1F1F"/>
          <w:sz w:val="24"/>
          <w:szCs w:val="24"/>
          <w:highlight w:val="white"/>
        </w:rPr>
        <w:t>.</w:t>
      </w:r>
    </w:p>
    <w:p w14:paraId="5F5CC12C" w14:textId="77777777" w:rsidR="00F35B07" w:rsidRDefault="00000000">
      <w:pPr>
        <w:spacing w:before="240" w:after="240"/>
        <w:rPr>
          <w:color w:val="1F1F1F"/>
          <w:sz w:val="24"/>
          <w:szCs w:val="24"/>
          <w:highlight w:val="white"/>
        </w:rPr>
      </w:pPr>
      <w:commentRangeStart w:id="22"/>
      <w:commentRangeStart w:id="23"/>
      <w:r>
        <w:rPr>
          <w:b/>
          <w:bCs/>
          <w:color w:val="1F1F1F"/>
          <w:sz w:val="24"/>
          <w:szCs w:val="24"/>
          <w:highlight w:val="white"/>
        </w:rPr>
        <w:t xml:space="preserve">Krok 5 - </w:t>
      </w:r>
      <w:proofErr w:type="spellStart"/>
      <w:r>
        <w:rPr>
          <w:b/>
          <w:bCs/>
          <w:color w:val="1F1F1F"/>
          <w:sz w:val="24"/>
          <w:szCs w:val="24"/>
          <w:highlight w:val="white"/>
        </w:rPr>
        <w:t>každý</w:t>
      </w:r>
      <w:proofErr w:type="spellEnd"/>
      <w:r>
        <w:rPr>
          <w:b/>
          <w:bCs/>
          <w:color w:val="1F1F1F"/>
          <w:sz w:val="24"/>
          <w:szCs w:val="24"/>
          <w:highlight w:val="white"/>
        </w:rPr>
        <w:t xml:space="preserve"> </w:t>
      </w:r>
      <w:proofErr w:type="spellStart"/>
      <w:r>
        <w:rPr>
          <w:b/>
          <w:bCs/>
          <w:color w:val="1F1F1F"/>
          <w:sz w:val="24"/>
          <w:szCs w:val="24"/>
          <w:highlight w:val="white"/>
        </w:rPr>
        <w:t>rok</w:t>
      </w:r>
      <w:proofErr w:type="spellEnd"/>
      <w:r>
        <w:rPr>
          <w:b/>
          <w:bCs/>
          <w:color w:val="1F1F1F"/>
          <w:sz w:val="24"/>
          <w:szCs w:val="24"/>
          <w:highlight w:val="white"/>
        </w:rPr>
        <w:t xml:space="preserve"> do 30. </w:t>
      </w:r>
      <w:proofErr w:type="spellStart"/>
      <w:r>
        <w:rPr>
          <w:b/>
          <w:bCs/>
          <w:color w:val="1F1F1F"/>
          <w:sz w:val="24"/>
          <w:szCs w:val="24"/>
          <w:highlight w:val="white"/>
        </w:rPr>
        <w:t>listopadu</w:t>
      </w:r>
      <w:commentRangeStart w:id="24"/>
      <w:proofErr w:type="spellEnd"/>
      <w:r>
        <w:rPr>
          <w:b/>
          <w:bCs/>
          <w:color w:val="1F1F1F"/>
          <w:sz w:val="24"/>
          <w:szCs w:val="24"/>
          <w:highlight w:val="white"/>
        </w:rPr>
        <w:t xml:space="preserve"> </w:t>
      </w:r>
      <w:proofErr w:type="spellStart"/>
      <w:r>
        <w:rPr>
          <w:b/>
          <w:bCs/>
          <w:color w:val="1F1F1F"/>
          <w:sz w:val="24"/>
          <w:szCs w:val="24"/>
          <w:highlight w:val="white"/>
        </w:rPr>
        <w:t>aktualizujte</w:t>
      </w:r>
      <w:commentRangeEnd w:id="24"/>
      <w:proofErr w:type="spellEnd"/>
      <w:r>
        <w:commentReference w:id="24"/>
      </w:r>
      <w:r>
        <w:rPr>
          <w:b/>
          <w:bCs/>
          <w:color w:val="1F1F1F"/>
          <w:sz w:val="24"/>
          <w:szCs w:val="24"/>
          <w:highlight w:val="white"/>
        </w:rPr>
        <w:t>.</w:t>
      </w:r>
      <w:r>
        <w:rPr>
          <w:color w:val="1F1F1F"/>
          <w:sz w:val="24"/>
          <w:szCs w:val="24"/>
          <w:highlight w:val="white"/>
        </w:rPr>
        <w:t xml:space="preserve"> Tohle je </w:t>
      </w:r>
      <w:proofErr w:type="spellStart"/>
      <w:r>
        <w:rPr>
          <w:color w:val="1F1F1F"/>
          <w:sz w:val="24"/>
          <w:szCs w:val="24"/>
          <w:highlight w:val="white"/>
        </w:rPr>
        <w:t>nejdůležitější</w:t>
      </w:r>
      <w:proofErr w:type="spellEnd"/>
      <w:r>
        <w:rPr>
          <w:color w:val="1F1F1F"/>
          <w:sz w:val="24"/>
          <w:szCs w:val="24"/>
          <w:highlight w:val="white"/>
        </w:rPr>
        <w:t xml:space="preserve"> </w:t>
      </w:r>
      <w:proofErr w:type="spellStart"/>
      <w:r>
        <w:rPr>
          <w:color w:val="1F1F1F"/>
          <w:sz w:val="24"/>
          <w:szCs w:val="24"/>
          <w:highlight w:val="white"/>
        </w:rPr>
        <w:t>věta</w:t>
      </w:r>
      <w:proofErr w:type="spellEnd"/>
      <w:r>
        <w:rPr>
          <w:color w:val="1F1F1F"/>
          <w:sz w:val="24"/>
          <w:szCs w:val="24"/>
          <w:highlight w:val="white"/>
        </w:rPr>
        <w:t xml:space="preserve"> </w:t>
      </w:r>
      <w:proofErr w:type="spellStart"/>
      <w:r>
        <w:rPr>
          <w:color w:val="1F1F1F"/>
          <w:sz w:val="24"/>
          <w:szCs w:val="24"/>
          <w:highlight w:val="white"/>
        </w:rPr>
        <w:t>celé</w:t>
      </w:r>
      <w:proofErr w:type="spellEnd"/>
      <w:r>
        <w:rPr>
          <w:color w:val="1F1F1F"/>
          <w:sz w:val="24"/>
          <w:szCs w:val="24"/>
          <w:highlight w:val="white"/>
        </w:rPr>
        <w:t xml:space="preserve"> </w:t>
      </w:r>
      <w:proofErr w:type="spellStart"/>
      <w:r>
        <w:rPr>
          <w:color w:val="1F1F1F"/>
          <w:sz w:val="24"/>
          <w:szCs w:val="24"/>
          <w:highlight w:val="white"/>
        </w:rPr>
        <w:t>příručky</w:t>
      </w:r>
      <w:proofErr w:type="spellEnd"/>
      <w:r>
        <w:rPr>
          <w:color w:val="1F1F1F"/>
          <w:sz w:val="24"/>
          <w:szCs w:val="24"/>
          <w:highlight w:val="white"/>
        </w:rPr>
        <w:t xml:space="preserve">. V </w:t>
      </w:r>
      <w:proofErr w:type="spellStart"/>
      <w:r>
        <w:rPr>
          <w:color w:val="1F1F1F"/>
          <w:sz w:val="24"/>
          <w:szCs w:val="24"/>
          <w:highlight w:val="white"/>
        </w:rPr>
        <w:t>každé</w:t>
      </w:r>
      <w:proofErr w:type="spellEnd"/>
      <w:r>
        <w:rPr>
          <w:color w:val="1F1F1F"/>
          <w:sz w:val="24"/>
          <w:szCs w:val="24"/>
          <w:highlight w:val="white"/>
        </w:rPr>
        <w:t xml:space="preserve"> </w:t>
      </w:r>
      <w:proofErr w:type="spellStart"/>
      <w:r>
        <w:rPr>
          <w:color w:val="1F1F1F"/>
          <w:sz w:val="24"/>
          <w:szCs w:val="24"/>
          <w:highlight w:val="white"/>
        </w:rPr>
        <w:t>městské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kde</w:t>
      </w:r>
      <w:proofErr w:type="spellEnd"/>
      <w:r>
        <w:rPr>
          <w:color w:val="1F1F1F"/>
          <w:sz w:val="24"/>
          <w:szCs w:val="24"/>
          <w:highlight w:val="white"/>
        </w:rPr>
        <w:t xml:space="preserve"> </w:t>
      </w:r>
      <w:proofErr w:type="spellStart"/>
      <w:r>
        <w:rPr>
          <w:color w:val="1F1F1F"/>
          <w:sz w:val="24"/>
          <w:szCs w:val="24"/>
          <w:highlight w:val="white"/>
        </w:rPr>
        <w:t>žádost</w:t>
      </w:r>
      <w:proofErr w:type="spellEnd"/>
      <w:r>
        <w:rPr>
          <w:color w:val="1F1F1F"/>
          <w:sz w:val="24"/>
          <w:szCs w:val="24"/>
          <w:highlight w:val="white"/>
        </w:rPr>
        <w:t xml:space="preserve"> </w:t>
      </w:r>
      <w:proofErr w:type="spellStart"/>
      <w:r>
        <w:rPr>
          <w:color w:val="1F1F1F"/>
          <w:sz w:val="24"/>
          <w:szCs w:val="24"/>
          <w:highlight w:val="white"/>
        </w:rPr>
        <w:t>máte</w:t>
      </w:r>
      <w:proofErr w:type="spellEnd"/>
      <w:r>
        <w:rPr>
          <w:color w:val="1F1F1F"/>
          <w:sz w:val="24"/>
          <w:szCs w:val="24"/>
          <w:highlight w:val="white"/>
        </w:rPr>
        <w:t xml:space="preserve">, </w:t>
      </w:r>
      <w:commentRangeStart w:id="25"/>
      <w:commentRangeStart w:id="26"/>
      <w:commentRangeStart w:id="27"/>
      <w:proofErr w:type="spellStart"/>
      <w:r>
        <w:rPr>
          <w:color w:val="1F1F1F"/>
          <w:sz w:val="24"/>
          <w:szCs w:val="24"/>
          <w:highlight w:val="white"/>
        </w:rPr>
        <w:t>musíte</w:t>
      </w:r>
      <w:proofErr w:type="spellEnd"/>
      <w:r>
        <w:rPr>
          <w:color w:val="1F1F1F"/>
          <w:sz w:val="24"/>
          <w:szCs w:val="24"/>
          <w:highlight w:val="white"/>
        </w:rPr>
        <w:t xml:space="preserve"> do 30. </w:t>
      </w:r>
      <w:proofErr w:type="spellStart"/>
      <w:r>
        <w:rPr>
          <w:color w:val="1F1F1F"/>
          <w:sz w:val="24"/>
          <w:szCs w:val="24"/>
          <w:highlight w:val="white"/>
        </w:rPr>
        <w:t>listopadu</w:t>
      </w:r>
      <w:commentRangeEnd w:id="25"/>
      <w:proofErr w:type="spellEnd"/>
      <w:r>
        <w:commentReference w:id="25"/>
      </w:r>
      <w:commentRangeEnd w:id="26"/>
      <w:commentRangeEnd w:id="27"/>
      <w:r w:rsidR="000F43E6">
        <w:rPr>
          <w:rStyle w:val="Odkaznakoment"/>
        </w:rPr>
        <w:commentReference w:id="27"/>
      </w:r>
      <w:r>
        <w:commentReference w:id="26"/>
      </w:r>
      <w:r>
        <w:rPr>
          <w:color w:val="1F1F1F"/>
          <w:sz w:val="24"/>
          <w:szCs w:val="24"/>
          <w:highlight w:val="white"/>
        </w:rPr>
        <w:t xml:space="preserve"> </w:t>
      </w:r>
      <w:proofErr w:type="spellStart"/>
      <w:r>
        <w:rPr>
          <w:color w:val="1F1F1F"/>
          <w:sz w:val="24"/>
          <w:szCs w:val="24"/>
          <w:highlight w:val="white"/>
        </w:rPr>
        <w:t>písemně</w:t>
      </w:r>
      <w:proofErr w:type="spellEnd"/>
      <w:r>
        <w:rPr>
          <w:color w:val="1F1F1F"/>
          <w:sz w:val="24"/>
          <w:szCs w:val="24"/>
          <w:highlight w:val="white"/>
        </w:rPr>
        <w:t xml:space="preserve"> </w:t>
      </w:r>
      <w:proofErr w:type="spellStart"/>
      <w:r>
        <w:rPr>
          <w:color w:val="1F1F1F"/>
          <w:sz w:val="24"/>
          <w:szCs w:val="24"/>
          <w:highlight w:val="white"/>
        </w:rPr>
        <w:t>oznámit</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žádosti</w:t>
      </w:r>
      <w:proofErr w:type="spellEnd"/>
      <w:r>
        <w:rPr>
          <w:color w:val="1F1F1F"/>
          <w:sz w:val="24"/>
          <w:szCs w:val="24"/>
          <w:highlight w:val="white"/>
        </w:rPr>
        <w:t xml:space="preserve"> </w:t>
      </w:r>
      <w:proofErr w:type="spellStart"/>
      <w:r>
        <w:rPr>
          <w:color w:val="1F1F1F"/>
          <w:sz w:val="24"/>
          <w:szCs w:val="24"/>
          <w:highlight w:val="white"/>
        </w:rPr>
        <w:t>trváte</w:t>
      </w:r>
      <w:proofErr w:type="spellEnd"/>
      <w:r>
        <w:rPr>
          <w:color w:val="1F1F1F"/>
          <w:sz w:val="24"/>
          <w:szCs w:val="24"/>
          <w:highlight w:val="white"/>
        </w:rPr>
        <w:t xml:space="preserve">, a </w:t>
      </w:r>
      <w:proofErr w:type="spellStart"/>
      <w:r>
        <w:rPr>
          <w:color w:val="1F1F1F"/>
          <w:sz w:val="24"/>
          <w:szCs w:val="24"/>
          <w:highlight w:val="white"/>
        </w:rPr>
        <w:t>doložit</w:t>
      </w:r>
      <w:proofErr w:type="spellEnd"/>
      <w:r>
        <w:rPr>
          <w:color w:val="1F1F1F"/>
          <w:sz w:val="24"/>
          <w:szCs w:val="24"/>
          <w:highlight w:val="white"/>
        </w:rPr>
        <w:t xml:space="preserve"> </w:t>
      </w:r>
      <w:proofErr w:type="spellStart"/>
      <w:r>
        <w:rPr>
          <w:color w:val="1F1F1F"/>
          <w:sz w:val="24"/>
          <w:szCs w:val="24"/>
          <w:highlight w:val="white"/>
        </w:rPr>
        <w:t>aktuální</w:t>
      </w:r>
      <w:proofErr w:type="spellEnd"/>
      <w:r>
        <w:rPr>
          <w:color w:val="1F1F1F"/>
          <w:sz w:val="24"/>
          <w:szCs w:val="24"/>
          <w:highlight w:val="white"/>
        </w:rPr>
        <w:t xml:space="preserve"> </w:t>
      </w:r>
      <w:proofErr w:type="spellStart"/>
      <w:r>
        <w:rPr>
          <w:color w:val="1F1F1F"/>
          <w:sz w:val="24"/>
          <w:szCs w:val="24"/>
          <w:highlight w:val="white"/>
        </w:rPr>
        <w:t>příjmy</w:t>
      </w:r>
      <w:proofErr w:type="spellEnd"/>
      <w:r>
        <w:rPr>
          <w:color w:val="1F1F1F"/>
          <w:sz w:val="24"/>
          <w:szCs w:val="24"/>
          <w:highlight w:val="white"/>
        </w:rPr>
        <w:t xml:space="preserve"> za </w:t>
      </w:r>
      <w:proofErr w:type="spellStart"/>
      <w:r>
        <w:rPr>
          <w:color w:val="1F1F1F"/>
          <w:sz w:val="24"/>
          <w:szCs w:val="24"/>
          <w:highlight w:val="white"/>
        </w:rPr>
        <w:t>posledních</w:t>
      </w:r>
      <w:proofErr w:type="spellEnd"/>
      <w:r>
        <w:rPr>
          <w:color w:val="1F1F1F"/>
          <w:sz w:val="24"/>
          <w:szCs w:val="24"/>
          <w:highlight w:val="white"/>
        </w:rPr>
        <w:t xml:space="preserve"> 12 </w:t>
      </w:r>
      <w:proofErr w:type="spellStart"/>
      <w:r>
        <w:rPr>
          <w:color w:val="1F1F1F"/>
          <w:sz w:val="24"/>
          <w:szCs w:val="24"/>
          <w:highlight w:val="white"/>
        </w:rPr>
        <w:t>měsíců</w:t>
      </w:r>
      <w:proofErr w:type="spellEnd"/>
      <w:r>
        <w:rPr>
          <w:color w:val="1F1F1F"/>
          <w:sz w:val="24"/>
          <w:szCs w:val="24"/>
          <w:highlight w:val="white"/>
        </w:rPr>
        <w:t xml:space="preserve">. </w:t>
      </w:r>
      <w:proofErr w:type="spellStart"/>
      <w:r>
        <w:rPr>
          <w:color w:val="1F1F1F"/>
          <w:sz w:val="24"/>
          <w:szCs w:val="24"/>
          <w:highlight w:val="white"/>
        </w:rPr>
        <w:t>Když</w:t>
      </w:r>
      <w:proofErr w:type="spellEnd"/>
      <w:r>
        <w:rPr>
          <w:color w:val="1F1F1F"/>
          <w:sz w:val="24"/>
          <w:szCs w:val="24"/>
          <w:highlight w:val="white"/>
        </w:rPr>
        <w:t xml:space="preserve"> </w:t>
      </w:r>
      <w:proofErr w:type="spellStart"/>
      <w:r>
        <w:rPr>
          <w:color w:val="1F1F1F"/>
          <w:sz w:val="24"/>
          <w:szCs w:val="24"/>
          <w:highlight w:val="white"/>
        </w:rPr>
        <w:t>termín</w:t>
      </w:r>
      <w:proofErr w:type="spellEnd"/>
      <w:r>
        <w:rPr>
          <w:color w:val="1F1F1F"/>
          <w:sz w:val="24"/>
          <w:szCs w:val="24"/>
          <w:highlight w:val="white"/>
        </w:rPr>
        <w:t xml:space="preserve"> </w:t>
      </w:r>
      <w:proofErr w:type="spellStart"/>
      <w:r>
        <w:rPr>
          <w:color w:val="1F1F1F"/>
          <w:sz w:val="24"/>
          <w:szCs w:val="24"/>
          <w:highlight w:val="white"/>
        </w:rPr>
        <w:t>zmeškáte</w:t>
      </w:r>
      <w:proofErr w:type="spellEnd"/>
      <w:r>
        <w:rPr>
          <w:color w:val="1F1F1F"/>
          <w:sz w:val="24"/>
          <w:szCs w:val="24"/>
          <w:highlight w:val="white"/>
        </w:rPr>
        <w:t xml:space="preserve">, </w:t>
      </w:r>
      <w:proofErr w:type="spellStart"/>
      <w:r>
        <w:rPr>
          <w:color w:val="1F1F1F"/>
          <w:sz w:val="24"/>
          <w:szCs w:val="24"/>
          <w:highlight w:val="white"/>
        </w:rPr>
        <w:t>vyřadí</w:t>
      </w:r>
      <w:proofErr w:type="spellEnd"/>
      <w:r>
        <w:rPr>
          <w:color w:val="1F1F1F"/>
          <w:sz w:val="24"/>
          <w:szCs w:val="24"/>
          <w:highlight w:val="white"/>
        </w:rPr>
        <w:t xml:space="preserve"> </w:t>
      </w:r>
      <w:proofErr w:type="spellStart"/>
      <w:r>
        <w:rPr>
          <w:color w:val="1F1F1F"/>
          <w:sz w:val="24"/>
          <w:szCs w:val="24"/>
          <w:highlight w:val="white"/>
        </w:rPr>
        <w:t>vás</w:t>
      </w:r>
      <w:proofErr w:type="spellEnd"/>
      <w:r>
        <w:rPr>
          <w:color w:val="1F1F1F"/>
          <w:sz w:val="24"/>
          <w:szCs w:val="24"/>
          <w:highlight w:val="white"/>
        </w:rPr>
        <w:t xml:space="preserve"> bez </w:t>
      </w:r>
      <w:proofErr w:type="spellStart"/>
      <w:r>
        <w:rPr>
          <w:color w:val="1F1F1F"/>
          <w:sz w:val="24"/>
          <w:szCs w:val="24"/>
          <w:highlight w:val="white"/>
        </w:rPr>
        <w:t>možnosti</w:t>
      </w:r>
      <w:proofErr w:type="spellEnd"/>
      <w:r>
        <w:rPr>
          <w:color w:val="1F1F1F"/>
          <w:sz w:val="24"/>
          <w:szCs w:val="24"/>
          <w:highlight w:val="white"/>
        </w:rPr>
        <w:t xml:space="preserve"> </w:t>
      </w:r>
      <w:proofErr w:type="spellStart"/>
      <w:r>
        <w:rPr>
          <w:color w:val="1F1F1F"/>
          <w:sz w:val="24"/>
          <w:szCs w:val="24"/>
          <w:highlight w:val="white"/>
        </w:rPr>
        <w:t>nápravy</w:t>
      </w:r>
      <w:proofErr w:type="spellEnd"/>
      <w:r>
        <w:rPr>
          <w:color w:val="1F1F1F"/>
          <w:sz w:val="24"/>
          <w:szCs w:val="24"/>
          <w:highlight w:val="white"/>
        </w:rPr>
        <w:t xml:space="preserve"> a </w:t>
      </w:r>
      <w:proofErr w:type="spellStart"/>
      <w:r>
        <w:rPr>
          <w:color w:val="1F1F1F"/>
          <w:sz w:val="24"/>
          <w:szCs w:val="24"/>
          <w:highlight w:val="white"/>
        </w:rPr>
        <w:t>ztratíte</w:t>
      </w:r>
      <w:proofErr w:type="spellEnd"/>
      <w:r>
        <w:rPr>
          <w:color w:val="1F1F1F"/>
          <w:sz w:val="24"/>
          <w:szCs w:val="24"/>
          <w:highlight w:val="white"/>
        </w:rPr>
        <w:t xml:space="preserve"> </w:t>
      </w:r>
      <w:proofErr w:type="spellStart"/>
      <w:r>
        <w:rPr>
          <w:color w:val="1F1F1F"/>
          <w:sz w:val="24"/>
          <w:szCs w:val="24"/>
          <w:highlight w:val="white"/>
        </w:rPr>
        <w:t>veškerý</w:t>
      </w:r>
      <w:proofErr w:type="spellEnd"/>
      <w:r>
        <w:rPr>
          <w:color w:val="1F1F1F"/>
          <w:sz w:val="24"/>
          <w:szCs w:val="24"/>
          <w:highlight w:val="white"/>
        </w:rPr>
        <w:t xml:space="preserve"> </w:t>
      </w:r>
      <w:proofErr w:type="spellStart"/>
      <w:r>
        <w:rPr>
          <w:color w:val="1F1F1F"/>
          <w:sz w:val="24"/>
          <w:szCs w:val="24"/>
          <w:highlight w:val="white"/>
        </w:rPr>
        <w:t>čas</w:t>
      </w:r>
      <w:proofErr w:type="spellEnd"/>
      <w:r>
        <w:rPr>
          <w:color w:val="1F1F1F"/>
          <w:sz w:val="24"/>
          <w:szCs w:val="24"/>
          <w:highlight w:val="white"/>
        </w:rPr>
        <w:t xml:space="preserve"> </w:t>
      </w:r>
      <w:proofErr w:type="spellStart"/>
      <w:r>
        <w:rPr>
          <w:color w:val="1F1F1F"/>
          <w:sz w:val="24"/>
          <w:szCs w:val="24"/>
          <w:highlight w:val="white"/>
        </w:rPr>
        <w:t>nashromážděný</w:t>
      </w:r>
      <w:proofErr w:type="spellEnd"/>
      <w:r>
        <w:rPr>
          <w:color w:val="1F1F1F"/>
          <w:sz w:val="24"/>
          <w:szCs w:val="24"/>
          <w:highlight w:val="white"/>
        </w:rPr>
        <w:t xml:space="preserve"> v </w:t>
      </w:r>
      <w:proofErr w:type="spellStart"/>
      <w:r>
        <w:rPr>
          <w:color w:val="1F1F1F"/>
          <w:sz w:val="24"/>
          <w:szCs w:val="24"/>
          <w:highlight w:val="white"/>
        </w:rPr>
        <w:t>pořadníku</w:t>
      </w:r>
      <w:proofErr w:type="spellEnd"/>
      <w:r>
        <w:rPr>
          <w:color w:val="1F1F1F"/>
          <w:sz w:val="24"/>
          <w:szCs w:val="24"/>
          <w:highlight w:val="white"/>
        </w:rPr>
        <w:t xml:space="preserve">. Dejte </w:t>
      </w:r>
      <w:proofErr w:type="spellStart"/>
      <w:r>
        <w:rPr>
          <w:color w:val="1F1F1F"/>
          <w:sz w:val="24"/>
          <w:szCs w:val="24"/>
          <w:highlight w:val="white"/>
        </w:rPr>
        <w:t>si</w:t>
      </w:r>
      <w:proofErr w:type="spellEnd"/>
      <w:r>
        <w:rPr>
          <w:color w:val="1F1F1F"/>
          <w:sz w:val="24"/>
          <w:szCs w:val="24"/>
          <w:highlight w:val="white"/>
        </w:rPr>
        <w:t xml:space="preserve"> </w:t>
      </w:r>
      <w:proofErr w:type="spellStart"/>
      <w:r>
        <w:rPr>
          <w:color w:val="1F1F1F"/>
          <w:sz w:val="24"/>
          <w:szCs w:val="24"/>
          <w:highlight w:val="white"/>
        </w:rPr>
        <w:t>připomínku</w:t>
      </w:r>
      <w:proofErr w:type="spellEnd"/>
      <w:r>
        <w:rPr>
          <w:color w:val="1F1F1F"/>
          <w:sz w:val="24"/>
          <w:szCs w:val="24"/>
          <w:highlight w:val="white"/>
        </w:rPr>
        <w:t xml:space="preserve"> do </w:t>
      </w:r>
      <w:proofErr w:type="spellStart"/>
      <w:r>
        <w:rPr>
          <w:color w:val="1F1F1F"/>
          <w:sz w:val="24"/>
          <w:szCs w:val="24"/>
          <w:highlight w:val="white"/>
        </w:rPr>
        <w:t>kalendáře</w:t>
      </w:r>
      <w:proofErr w:type="spellEnd"/>
      <w:r>
        <w:rPr>
          <w:color w:val="1F1F1F"/>
          <w:sz w:val="24"/>
          <w:szCs w:val="24"/>
          <w:highlight w:val="white"/>
        </w:rPr>
        <w:t xml:space="preserve">. </w:t>
      </w:r>
      <w:proofErr w:type="spellStart"/>
      <w:r>
        <w:rPr>
          <w:color w:val="1F1F1F"/>
          <w:sz w:val="24"/>
          <w:szCs w:val="24"/>
          <w:highlight w:val="white"/>
        </w:rPr>
        <w:t>Stejně</w:t>
      </w:r>
      <w:proofErr w:type="spellEnd"/>
      <w:r>
        <w:rPr>
          <w:color w:val="1F1F1F"/>
          <w:sz w:val="24"/>
          <w:szCs w:val="24"/>
          <w:highlight w:val="white"/>
        </w:rPr>
        <w:t xml:space="preserve"> </w:t>
      </w:r>
      <w:proofErr w:type="spellStart"/>
      <w:r>
        <w:rPr>
          <w:color w:val="1F1F1F"/>
          <w:sz w:val="24"/>
          <w:szCs w:val="24"/>
          <w:highlight w:val="white"/>
        </w:rPr>
        <w:t>tak</w:t>
      </w:r>
      <w:proofErr w:type="spellEnd"/>
      <w:r>
        <w:rPr>
          <w:color w:val="1F1F1F"/>
          <w:sz w:val="24"/>
          <w:szCs w:val="24"/>
          <w:highlight w:val="white"/>
        </w:rPr>
        <w:t xml:space="preserve"> </w:t>
      </w:r>
      <w:proofErr w:type="spellStart"/>
      <w:r>
        <w:rPr>
          <w:color w:val="1F1F1F"/>
          <w:sz w:val="24"/>
          <w:szCs w:val="24"/>
          <w:highlight w:val="white"/>
        </w:rPr>
        <w:t>hlaste</w:t>
      </w:r>
      <w:proofErr w:type="spellEnd"/>
      <w:r>
        <w:rPr>
          <w:color w:val="1F1F1F"/>
          <w:sz w:val="24"/>
          <w:szCs w:val="24"/>
          <w:highlight w:val="white"/>
        </w:rPr>
        <w:t xml:space="preserve"> </w:t>
      </w:r>
      <w:proofErr w:type="spellStart"/>
      <w:r>
        <w:rPr>
          <w:color w:val="1F1F1F"/>
          <w:sz w:val="24"/>
          <w:szCs w:val="24"/>
          <w:highlight w:val="white"/>
        </w:rPr>
        <w:t>změny</w:t>
      </w:r>
      <w:proofErr w:type="spellEnd"/>
      <w:r>
        <w:rPr>
          <w:color w:val="1F1F1F"/>
          <w:sz w:val="24"/>
          <w:szCs w:val="24"/>
          <w:highlight w:val="white"/>
        </w:rPr>
        <w:t xml:space="preserve"> </w:t>
      </w:r>
      <w:proofErr w:type="spellStart"/>
      <w:r>
        <w:rPr>
          <w:color w:val="1F1F1F"/>
          <w:sz w:val="24"/>
          <w:szCs w:val="24"/>
          <w:highlight w:val="white"/>
        </w:rPr>
        <w:t>svých</w:t>
      </w:r>
      <w:proofErr w:type="spellEnd"/>
      <w:r>
        <w:rPr>
          <w:color w:val="1F1F1F"/>
          <w:sz w:val="24"/>
          <w:szCs w:val="24"/>
          <w:highlight w:val="white"/>
        </w:rPr>
        <w:t xml:space="preserve"> </w:t>
      </w:r>
      <w:proofErr w:type="spellStart"/>
      <w:r>
        <w:rPr>
          <w:color w:val="1F1F1F"/>
          <w:sz w:val="24"/>
          <w:szCs w:val="24"/>
          <w:highlight w:val="white"/>
        </w:rPr>
        <w:t>údajů</w:t>
      </w:r>
      <w:proofErr w:type="spellEnd"/>
      <w:r>
        <w:rPr>
          <w:color w:val="1F1F1F"/>
          <w:sz w:val="24"/>
          <w:szCs w:val="24"/>
          <w:highlight w:val="white"/>
        </w:rPr>
        <w:t xml:space="preserve">, </w:t>
      </w:r>
      <w:proofErr w:type="spellStart"/>
      <w:r>
        <w:rPr>
          <w:color w:val="1F1F1F"/>
          <w:sz w:val="24"/>
          <w:szCs w:val="24"/>
          <w:highlight w:val="white"/>
        </w:rPr>
        <w:t>pokud</w:t>
      </w:r>
      <w:proofErr w:type="spellEnd"/>
      <w:r>
        <w:rPr>
          <w:color w:val="1F1F1F"/>
          <w:sz w:val="24"/>
          <w:szCs w:val="24"/>
          <w:highlight w:val="white"/>
        </w:rPr>
        <w:t xml:space="preserve"> k nim </w:t>
      </w:r>
      <w:proofErr w:type="spellStart"/>
      <w:r>
        <w:rPr>
          <w:color w:val="1F1F1F"/>
          <w:sz w:val="24"/>
          <w:szCs w:val="24"/>
          <w:highlight w:val="white"/>
        </w:rPr>
        <w:t>dojde</w:t>
      </w:r>
      <w:proofErr w:type="spellEnd"/>
      <w:r>
        <w:rPr>
          <w:color w:val="1F1F1F"/>
          <w:sz w:val="24"/>
          <w:szCs w:val="24"/>
          <w:highlight w:val="white"/>
        </w:rPr>
        <w:t xml:space="preserve"> - </w:t>
      </w:r>
      <w:proofErr w:type="spellStart"/>
      <w:r>
        <w:rPr>
          <w:color w:val="1F1F1F"/>
          <w:sz w:val="24"/>
          <w:szCs w:val="24"/>
          <w:highlight w:val="white"/>
        </w:rPr>
        <w:t>změnu</w:t>
      </w:r>
      <w:proofErr w:type="spellEnd"/>
      <w:r>
        <w:rPr>
          <w:color w:val="1F1F1F"/>
          <w:sz w:val="24"/>
          <w:szCs w:val="24"/>
          <w:highlight w:val="white"/>
        </w:rPr>
        <w:t xml:space="preserve"> </w:t>
      </w:r>
      <w:proofErr w:type="spellStart"/>
      <w:r>
        <w:rPr>
          <w:color w:val="1F1F1F"/>
          <w:sz w:val="24"/>
          <w:szCs w:val="24"/>
          <w:highlight w:val="white"/>
        </w:rPr>
        <w:t>jména</w:t>
      </w:r>
      <w:proofErr w:type="spellEnd"/>
      <w:r>
        <w:rPr>
          <w:color w:val="1F1F1F"/>
          <w:sz w:val="24"/>
          <w:szCs w:val="24"/>
          <w:highlight w:val="white"/>
        </w:rPr>
        <w:t xml:space="preserve">, </w:t>
      </w:r>
      <w:proofErr w:type="spellStart"/>
      <w:r>
        <w:rPr>
          <w:color w:val="1F1F1F"/>
          <w:sz w:val="24"/>
          <w:szCs w:val="24"/>
          <w:highlight w:val="white"/>
        </w:rPr>
        <w:t>trvalého</w:t>
      </w:r>
      <w:proofErr w:type="spellEnd"/>
      <w:r>
        <w:rPr>
          <w:color w:val="1F1F1F"/>
          <w:sz w:val="24"/>
          <w:szCs w:val="24"/>
          <w:highlight w:val="white"/>
        </w:rPr>
        <w:t xml:space="preserve"> </w:t>
      </w:r>
      <w:proofErr w:type="spellStart"/>
      <w:r>
        <w:rPr>
          <w:color w:val="1F1F1F"/>
          <w:sz w:val="24"/>
          <w:szCs w:val="24"/>
          <w:highlight w:val="white"/>
        </w:rPr>
        <w:t>bydliště</w:t>
      </w:r>
      <w:proofErr w:type="spellEnd"/>
      <w:r>
        <w:rPr>
          <w:color w:val="1F1F1F"/>
          <w:sz w:val="24"/>
          <w:szCs w:val="24"/>
          <w:highlight w:val="white"/>
        </w:rPr>
        <w:t xml:space="preserve">, </w:t>
      </w:r>
      <w:proofErr w:type="spellStart"/>
      <w:r>
        <w:rPr>
          <w:color w:val="1F1F1F"/>
          <w:sz w:val="24"/>
          <w:szCs w:val="24"/>
          <w:highlight w:val="white"/>
        </w:rPr>
        <w:t>rodinného</w:t>
      </w:r>
      <w:proofErr w:type="spellEnd"/>
      <w:r>
        <w:rPr>
          <w:color w:val="1F1F1F"/>
          <w:sz w:val="24"/>
          <w:szCs w:val="24"/>
          <w:highlight w:val="white"/>
        </w:rPr>
        <w:t xml:space="preserve"> </w:t>
      </w:r>
      <w:proofErr w:type="spellStart"/>
      <w:r>
        <w:rPr>
          <w:color w:val="1F1F1F"/>
          <w:sz w:val="24"/>
          <w:szCs w:val="24"/>
          <w:highlight w:val="white"/>
        </w:rPr>
        <w:t>stavu</w:t>
      </w:r>
      <w:proofErr w:type="spellEnd"/>
      <w:r>
        <w:rPr>
          <w:color w:val="1F1F1F"/>
          <w:sz w:val="24"/>
          <w:szCs w:val="24"/>
          <w:highlight w:val="white"/>
        </w:rPr>
        <w:t xml:space="preserve">, </w:t>
      </w:r>
      <w:proofErr w:type="spellStart"/>
      <w:r>
        <w:rPr>
          <w:color w:val="1F1F1F"/>
          <w:sz w:val="24"/>
          <w:szCs w:val="24"/>
          <w:highlight w:val="white"/>
        </w:rPr>
        <w:t>narození</w:t>
      </w:r>
      <w:proofErr w:type="spellEnd"/>
      <w:r>
        <w:rPr>
          <w:color w:val="1F1F1F"/>
          <w:sz w:val="24"/>
          <w:szCs w:val="24"/>
          <w:highlight w:val="white"/>
        </w:rPr>
        <w:t xml:space="preserve"> </w:t>
      </w:r>
      <w:proofErr w:type="spellStart"/>
      <w:r>
        <w:rPr>
          <w:color w:val="1F1F1F"/>
          <w:sz w:val="24"/>
          <w:szCs w:val="24"/>
          <w:highlight w:val="white"/>
        </w:rPr>
        <w:t>dítěte</w:t>
      </w:r>
      <w:proofErr w:type="spellEnd"/>
      <w:r>
        <w:rPr>
          <w:color w:val="1F1F1F"/>
          <w:sz w:val="24"/>
          <w:szCs w:val="24"/>
          <w:highlight w:val="white"/>
        </w:rPr>
        <w:t xml:space="preserve"> a </w:t>
      </w:r>
      <w:proofErr w:type="spellStart"/>
      <w:r>
        <w:rPr>
          <w:color w:val="1F1F1F"/>
          <w:sz w:val="24"/>
          <w:szCs w:val="24"/>
          <w:highlight w:val="white"/>
        </w:rPr>
        <w:t>podobně</w:t>
      </w:r>
      <w:proofErr w:type="spellEnd"/>
      <w:r>
        <w:rPr>
          <w:color w:val="1F1F1F"/>
          <w:sz w:val="24"/>
          <w:szCs w:val="24"/>
          <w:highlight w:val="white"/>
        </w:rPr>
        <w:t>.</w:t>
      </w:r>
      <w:commentRangeEnd w:id="22"/>
      <w:r>
        <w:commentReference w:id="22"/>
      </w:r>
      <w:commentRangeEnd w:id="23"/>
      <w:r w:rsidR="000F43E6">
        <w:rPr>
          <w:rStyle w:val="Odkaznakoment"/>
        </w:rPr>
        <w:commentReference w:id="23"/>
      </w:r>
    </w:p>
    <w:p w14:paraId="046B9FC3" w14:textId="2F9CA5B9" w:rsidR="00F35B07" w:rsidRDefault="00000000">
      <w:pPr>
        <w:spacing w:before="240" w:after="240"/>
        <w:rPr>
          <w:color w:val="1F1F1F"/>
          <w:sz w:val="24"/>
          <w:szCs w:val="24"/>
          <w:highlight w:val="white"/>
        </w:rPr>
      </w:pPr>
      <w:commentRangeStart w:id="28"/>
      <w:r>
        <w:rPr>
          <w:b/>
          <w:bCs/>
          <w:color w:val="1F1F1F"/>
          <w:sz w:val="24"/>
          <w:szCs w:val="24"/>
          <w:highlight w:val="white"/>
        </w:rPr>
        <w:t xml:space="preserve">Krok 6 - </w:t>
      </w:r>
      <w:proofErr w:type="spellStart"/>
      <w:r>
        <w:rPr>
          <w:b/>
          <w:bCs/>
          <w:color w:val="1F1F1F"/>
          <w:sz w:val="24"/>
          <w:szCs w:val="24"/>
          <w:highlight w:val="white"/>
        </w:rPr>
        <w:t>sledujte</w:t>
      </w:r>
      <w:proofErr w:type="spellEnd"/>
      <w:r>
        <w:rPr>
          <w:b/>
          <w:bCs/>
          <w:color w:val="1F1F1F"/>
          <w:sz w:val="24"/>
          <w:szCs w:val="24"/>
          <w:highlight w:val="white"/>
        </w:rPr>
        <w:t xml:space="preserve"> </w:t>
      </w:r>
      <w:proofErr w:type="spellStart"/>
      <w:r>
        <w:rPr>
          <w:b/>
          <w:bCs/>
          <w:color w:val="1F1F1F"/>
          <w:sz w:val="24"/>
          <w:szCs w:val="24"/>
          <w:highlight w:val="white"/>
        </w:rPr>
        <w:t>nabídku</w:t>
      </w:r>
      <w:proofErr w:type="spellEnd"/>
      <w:r>
        <w:rPr>
          <w:b/>
          <w:bCs/>
          <w:color w:val="1F1F1F"/>
          <w:sz w:val="24"/>
          <w:szCs w:val="24"/>
          <w:highlight w:val="white"/>
        </w:rPr>
        <w:t xml:space="preserve"> </w:t>
      </w:r>
      <w:proofErr w:type="gramStart"/>
      <w:r>
        <w:rPr>
          <w:b/>
          <w:bCs/>
          <w:color w:val="1F1F1F"/>
          <w:sz w:val="24"/>
          <w:szCs w:val="24"/>
          <w:highlight w:val="white"/>
        </w:rPr>
        <w:t>a</w:t>
      </w:r>
      <w:proofErr w:type="gramEnd"/>
      <w:r>
        <w:rPr>
          <w:b/>
          <w:bCs/>
          <w:color w:val="1F1F1F"/>
          <w:sz w:val="24"/>
          <w:szCs w:val="24"/>
          <w:highlight w:val="white"/>
        </w:rPr>
        <w:t xml:space="preserve"> </w:t>
      </w:r>
      <w:proofErr w:type="spellStart"/>
      <w:r>
        <w:rPr>
          <w:b/>
          <w:bCs/>
          <w:color w:val="1F1F1F"/>
          <w:sz w:val="24"/>
          <w:szCs w:val="24"/>
          <w:highlight w:val="white"/>
        </w:rPr>
        <w:t>aktivně</w:t>
      </w:r>
      <w:proofErr w:type="spellEnd"/>
      <w:r>
        <w:rPr>
          <w:b/>
          <w:bCs/>
          <w:color w:val="1F1F1F"/>
          <w:sz w:val="24"/>
          <w:szCs w:val="24"/>
          <w:highlight w:val="white"/>
        </w:rPr>
        <w:t xml:space="preserve"> se </w:t>
      </w:r>
      <w:proofErr w:type="spellStart"/>
      <w:r w:rsidRPr="00C82871">
        <w:rPr>
          <w:b/>
          <w:bCs/>
          <w:strike/>
          <w:color w:val="1F1F1F"/>
          <w:sz w:val="24"/>
          <w:szCs w:val="24"/>
          <w:highlight w:val="white"/>
        </w:rPr>
        <w:t>hlaste</w:t>
      </w:r>
      <w:proofErr w:type="spellEnd"/>
      <w:r w:rsidR="00C82871">
        <w:rPr>
          <w:b/>
          <w:bCs/>
          <w:color w:val="1F1F1F"/>
          <w:sz w:val="24"/>
          <w:szCs w:val="24"/>
          <w:highlight w:val="white"/>
        </w:rPr>
        <w:t xml:space="preserve"> </w:t>
      </w:r>
      <w:r w:rsidR="00C82871" w:rsidRPr="00C82871">
        <w:rPr>
          <w:b/>
          <w:bCs/>
          <w:color w:val="1F1F1F"/>
          <w:sz w:val="24"/>
          <w:szCs w:val="24"/>
          <w:highlight w:val="yellow"/>
        </w:rPr>
        <w:t>[</w:t>
      </w:r>
      <w:proofErr w:type="spellStart"/>
      <w:r w:rsidR="00C82871" w:rsidRPr="00C82871">
        <w:rPr>
          <w:b/>
          <w:bCs/>
          <w:color w:val="1F1F1F"/>
          <w:sz w:val="24"/>
          <w:szCs w:val="24"/>
          <w:highlight w:val="yellow"/>
        </w:rPr>
        <w:t>lépe</w:t>
      </w:r>
      <w:proofErr w:type="spellEnd"/>
      <w:r w:rsidR="00C82871" w:rsidRPr="00C82871">
        <w:rPr>
          <w:b/>
          <w:bCs/>
          <w:color w:val="1F1F1F"/>
          <w:sz w:val="24"/>
          <w:szCs w:val="24"/>
          <w:highlight w:val="yellow"/>
        </w:rPr>
        <w:t xml:space="preserve">: </w:t>
      </w:r>
      <w:proofErr w:type="spellStart"/>
      <w:r w:rsidR="00C82871" w:rsidRPr="00C82871">
        <w:rPr>
          <w:b/>
          <w:bCs/>
          <w:color w:val="1F1F1F"/>
          <w:sz w:val="24"/>
          <w:szCs w:val="24"/>
          <w:highlight w:val="yellow"/>
        </w:rPr>
        <w:t>přihlašujte</w:t>
      </w:r>
      <w:proofErr w:type="spellEnd"/>
      <w:r w:rsidR="00C82871" w:rsidRPr="00C82871">
        <w:rPr>
          <w:b/>
          <w:bCs/>
          <w:color w:val="1F1F1F"/>
          <w:sz w:val="24"/>
          <w:szCs w:val="24"/>
          <w:highlight w:val="yellow"/>
        </w:rPr>
        <w:t xml:space="preserve"> k </w:t>
      </w:r>
      <w:proofErr w:type="spellStart"/>
      <w:r w:rsidR="00C82871" w:rsidRPr="00C82871">
        <w:rPr>
          <w:b/>
          <w:bCs/>
          <w:color w:val="1F1F1F"/>
          <w:sz w:val="24"/>
          <w:szCs w:val="24"/>
          <w:highlight w:val="yellow"/>
        </w:rPr>
        <w:t>volným</w:t>
      </w:r>
      <w:proofErr w:type="spellEnd"/>
      <w:r w:rsidR="00C82871" w:rsidRPr="00C82871">
        <w:rPr>
          <w:b/>
          <w:bCs/>
          <w:color w:val="1F1F1F"/>
          <w:sz w:val="24"/>
          <w:szCs w:val="24"/>
          <w:highlight w:val="yellow"/>
        </w:rPr>
        <w:t xml:space="preserve"> </w:t>
      </w:r>
      <w:proofErr w:type="spellStart"/>
      <w:r w:rsidR="00C82871" w:rsidRPr="00C82871">
        <w:rPr>
          <w:b/>
          <w:bCs/>
          <w:color w:val="1F1F1F"/>
          <w:sz w:val="24"/>
          <w:szCs w:val="24"/>
          <w:highlight w:val="yellow"/>
        </w:rPr>
        <w:t>bytům</w:t>
      </w:r>
      <w:proofErr w:type="spellEnd"/>
      <w:r w:rsidR="00C82871" w:rsidRPr="00C82871">
        <w:rPr>
          <w:b/>
          <w:bCs/>
          <w:color w:val="1F1F1F"/>
          <w:sz w:val="24"/>
          <w:szCs w:val="24"/>
          <w:highlight w:val="yellow"/>
        </w:rPr>
        <w:t xml:space="preserve"> (aby </w:t>
      </w:r>
      <w:proofErr w:type="spellStart"/>
      <w:r w:rsidR="00C82871" w:rsidRPr="00C82871">
        <w:rPr>
          <w:b/>
          <w:bCs/>
          <w:color w:val="1F1F1F"/>
          <w:sz w:val="24"/>
          <w:szCs w:val="24"/>
          <w:highlight w:val="yellow"/>
        </w:rPr>
        <w:t>nechodili</w:t>
      </w:r>
      <w:proofErr w:type="spellEnd"/>
      <w:r w:rsidR="00C82871" w:rsidRPr="00C82871">
        <w:rPr>
          <w:b/>
          <w:bCs/>
          <w:color w:val="1F1F1F"/>
          <w:sz w:val="24"/>
          <w:szCs w:val="24"/>
          <w:highlight w:val="yellow"/>
        </w:rPr>
        <w:t xml:space="preserve"> </w:t>
      </w:r>
      <w:proofErr w:type="spellStart"/>
      <w:r w:rsidR="00C82871" w:rsidRPr="00C82871">
        <w:rPr>
          <w:b/>
          <w:bCs/>
          <w:color w:val="1F1F1F"/>
          <w:sz w:val="24"/>
          <w:szCs w:val="24"/>
          <w:highlight w:val="yellow"/>
        </w:rPr>
        <w:t>osobně</w:t>
      </w:r>
      <w:proofErr w:type="spellEnd"/>
      <w:r w:rsidR="00C82871" w:rsidRPr="00C82871">
        <w:rPr>
          <w:b/>
          <w:bCs/>
          <w:color w:val="1F1F1F"/>
          <w:sz w:val="24"/>
          <w:szCs w:val="24"/>
          <w:highlight w:val="yellow"/>
        </w:rPr>
        <w:t xml:space="preserve">, to je </w:t>
      </w:r>
      <w:proofErr w:type="spellStart"/>
      <w:r w:rsidR="00C82871" w:rsidRPr="00C82871">
        <w:rPr>
          <w:b/>
          <w:bCs/>
          <w:color w:val="1F1F1F"/>
          <w:sz w:val="24"/>
          <w:szCs w:val="24"/>
          <w:highlight w:val="yellow"/>
        </w:rPr>
        <w:t>zbytečné</w:t>
      </w:r>
      <w:proofErr w:type="spellEnd"/>
      <w:r w:rsidR="00C82871" w:rsidRPr="00C82871">
        <w:rPr>
          <w:b/>
          <w:bCs/>
          <w:color w:val="1F1F1F"/>
          <w:sz w:val="24"/>
          <w:szCs w:val="24"/>
          <w:highlight w:val="yellow"/>
        </w:rPr>
        <w:t>]</w:t>
      </w:r>
      <w:r>
        <w:rPr>
          <w:b/>
          <w:bCs/>
          <w:color w:val="1F1F1F"/>
          <w:sz w:val="24"/>
          <w:szCs w:val="24"/>
          <w:highlight w:val="white"/>
        </w:rPr>
        <w:t>.</w:t>
      </w:r>
      <w:r>
        <w:rPr>
          <w:color w:val="1F1F1F"/>
          <w:sz w:val="24"/>
          <w:szCs w:val="24"/>
          <w:highlight w:val="white"/>
        </w:rPr>
        <w:t xml:space="preserve"> </w:t>
      </w:r>
      <w:proofErr w:type="spellStart"/>
      <w:r>
        <w:rPr>
          <w:color w:val="1F1F1F"/>
          <w:sz w:val="24"/>
          <w:szCs w:val="24"/>
          <w:highlight w:val="white"/>
        </w:rPr>
        <w:t>Pokud</w:t>
      </w:r>
      <w:proofErr w:type="spellEnd"/>
      <w:r>
        <w:rPr>
          <w:color w:val="1F1F1F"/>
          <w:sz w:val="24"/>
          <w:szCs w:val="24"/>
          <w:highlight w:val="white"/>
        </w:rPr>
        <w:t xml:space="preserve"> </w:t>
      </w:r>
      <w:proofErr w:type="spellStart"/>
      <w:r>
        <w:rPr>
          <w:color w:val="1F1F1F"/>
          <w:sz w:val="24"/>
          <w:szCs w:val="24"/>
          <w:highlight w:val="white"/>
        </w:rPr>
        <w:t>městská</w:t>
      </w:r>
      <w:proofErr w:type="spellEnd"/>
      <w:r>
        <w:rPr>
          <w:color w:val="1F1F1F"/>
          <w:sz w:val="24"/>
          <w:szCs w:val="24"/>
          <w:highlight w:val="white"/>
        </w:rPr>
        <w:t xml:space="preserve"> </w:t>
      </w:r>
      <w:proofErr w:type="spellStart"/>
      <w:r>
        <w:rPr>
          <w:color w:val="1F1F1F"/>
          <w:sz w:val="24"/>
          <w:szCs w:val="24"/>
          <w:highlight w:val="white"/>
        </w:rPr>
        <w:t>část</w:t>
      </w:r>
      <w:proofErr w:type="spellEnd"/>
      <w:r>
        <w:rPr>
          <w:color w:val="1F1F1F"/>
          <w:sz w:val="24"/>
          <w:szCs w:val="24"/>
          <w:highlight w:val="white"/>
        </w:rPr>
        <w:t xml:space="preserve">, </w:t>
      </w:r>
      <w:proofErr w:type="spellStart"/>
      <w:r>
        <w:rPr>
          <w:color w:val="1F1F1F"/>
          <w:sz w:val="24"/>
          <w:szCs w:val="24"/>
          <w:highlight w:val="white"/>
        </w:rPr>
        <w:t>kde</w:t>
      </w:r>
      <w:proofErr w:type="spellEnd"/>
      <w:r>
        <w:rPr>
          <w:color w:val="1F1F1F"/>
          <w:sz w:val="24"/>
          <w:szCs w:val="24"/>
          <w:highlight w:val="white"/>
        </w:rPr>
        <w:t xml:space="preserve"> </w:t>
      </w:r>
      <w:proofErr w:type="spellStart"/>
      <w:r>
        <w:rPr>
          <w:color w:val="1F1F1F"/>
          <w:sz w:val="24"/>
          <w:szCs w:val="24"/>
          <w:highlight w:val="white"/>
        </w:rPr>
        <w:t>jste</w:t>
      </w:r>
      <w:proofErr w:type="spellEnd"/>
      <w:r>
        <w:rPr>
          <w:color w:val="1F1F1F"/>
          <w:sz w:val="24"/>
          <w:szCs w:val="24"/>
          <w:highlight w:val="white"/>
        </w:rPr>
        <w:t xml:space="preserve"> </w:t>
      </w:r>
      <w:proofErr w:type="spellStart"/>
      <w:r>
        <w:rPr>
          <w:color w:val="1F1F1F"/>
          <w:sz w:val="24"/>
          <w:szCs w:val="24"/>
          <w:highlight w:val="white"/>
        </w:rPr>
        <w:t>žádali</w:t>
      </w:r>
      <w:proofErr w:type="spellEnd"/>
      <w:r>
        <w:rPr>
          <w:color w:val="1F1F1F"/>
          <w:sz w:val="24"/>
          <w:szCs w:val="24"/>
          <w:highlight w:val="white"/>
        </w:rPr>
        <w:t xml:space="preserve">, </w:t>
      </w:r>
      <w:proofErr w:type="spellStart"/>
      <w:r>
        <w:rPr>
          <w:color w:val="1F1F1F"/>
          <w:sz w:val="24"/>
          <w:szCs w:val="24"/>
          <w:highlight w:val="white"/>
        </w:rPr>
        <w:t>vyvěšuje</w:t>
      </w:r>
      <w:proofErr w:type="spellEnd"/>
      <w:r>
        <w:rPr>
          <w:color w:val="1F1F1F"/>
          <w:sz w:val="24"/>
          <w:szCs w:val="24"/>
          <w:highlight w:val="white"/>
        </w:rPr>
        <w:t xml:space="preserve"> </w:t>
      </w:r>
      <w:proofErr w:type="spellStart"/>
      <w:r>
        <w:rPr>
          <w:color w:val="1F1F1F"/>
          <w:sz w:val="24"/>
          <w:szCs w:val="24"/>
          <w:highlight w:val="white"/>
        </w:rPr>
        <w:t>nabídku</w:t>
      </w:r>
      <w:proofErr w:type="spellEnd"/>
      <w:r>
        <w:rPr>
          <w:color w:val="1F1F1F"/>
          <w:sz w:val="24"/>
          <w:szCs w:val="24"/>
          <w:highlight w:val="white"/>
        </w:rPr>
        <w:t xml:space="preserve"> </w:t>
      </w:r>
      <w:proofErr w:type="spellStart"/>
      <w:r>
        <w:rPr>
          <w:color w:val="1F1F1F"/>
          <w:sz w:val="24"/>
          <w:szCs w:val="24"/>
          <w:highlight w:val="white"/>
        </w:rPr>
        <w:t>volných</w:t>
      </w:r>
      <w:proofErr w:type="spellEnd"/>
      <w:r>
        <w:rPr>
          <w:color w:val="1F1F1F"/>
          <w:sz w:val="24"/>
          <w:szCs w:val="24"/>
          <w:highlight w:val="white"/>
        </w:rPr>
        <w:t xml:space="preserve"> </w:t>
      </w:r>
      <w:proofErr w:type="spellStart"/>
      <w:r>
        <w:rPr>
          <w:color w:val="1F1F1F"/>
          <w:sz w:val="24"/>
          <w:szCs w:val="24"/>
          <w:highlight w:val="white"/>
        </w:rPr>
        <w:t>bytů</w:t>
      </w:r>
      <w:proofErr w:type="spellEnd"/>
      <w:r>
        <w:rPr>
          <w:color w:val="1F1F1F"/>
          <w:sz w:val="24"/>
          <w:szCs w:val="24"/>
          <w:highlight w:val="white"/>
        </w:rPr>
        <w:t xml:space="preserve"> k </w:t>
      </w:r>
      <w:proofErr w:type="spellStart"/>
      <w:r>
        <w:rPr>
          <w:color w:val="1F1F1F"/>
          <w:sz w:val="24"/>
          <w:szCs w:val="24"/>
          <w:highlight w:val="white"/>
        </w:rPr>
        <w:t>pronájmu</w:t>
      </w:r>
      <w:proofErr w:type="spellEnd"/>
      <w:r>
        <w:rPr>
          <w:color w:val="1F1F1F"/>
          <w:sz w:val="24"/>
          <w:szCs w:val="24"/>
          <w:highlight w:val="white"/>
        </w:rPr>
        <w:t xml:space="preserve">, </w:t>
      </w:r>
      <w:proofErr w:type="spellStart"/>
      <w:r>
        <w:rPr>
          <w:color w:val="1F1F1F"/>
          <w:sz w:val="24"/>
          <w:szCs w:val="24"/>
          <w:highlight w:val="white"/>
        </w:rPr>
        <w:t>musíte</w:t>
      </w:r>
      <w:proofErr w:type="spellEnd"/>
      <w:r>
        <w:rPr>
          <w:color w:val="1F1F1F"/>
          <w:sz w:val="24"/>
          <w:szCs w:val="24"/>
          <w:highlight w:val="white"/>
        </w:rPr>
        <w:t xml:space="preserve"> </w:t>
      </w:r>
      <w:proofErr w:type="spellStart"/>
      <w:r>
        <w:rPr>
          <w:color w:val="1F1F1F"/>
          <w:sz w:val="24"/>
          <w:szCs w:val="24"/>
          <w:highlight w:val="white"/>
        </w:rPr>
        <w:t>uvolněný</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sami</w:t>
      </w:r>
      <w:proofErr w:type="spellEnd"/>
      <w:r>
        <w:rPr>
          <w:color w:val="1F1F1F"/>
          <w:sz w:val="24"/>
          <w:szCs w:val="24"/>
          <w:highlight w:val="white"/>
        </w:rPr>
        <w:t xml:space="preserve"> </w:t>
      </w:r>
      <w:proofErr w:type="spellStart"/>
      <w:r>
        <w:rPr>
          <w:color w:val="1F1F1F"/>
          <w:sz w:val="24"/>
          <w:szCs w:val="24"/>
          <w:highlight w:val="white"/>
        </w:rPr>
        <w:t>zachytit</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jejím</w:t>
      </w:r>
      <w:proofErr w:type="spellEnd"/>
      <w:r>
        <w:rPr>
          <w:color w:val="1F1F1F"/>
          <w:sz w:val="24"/>
          <w:szCs w:val="24"/>
          <w:highlight w:val="white"/>
        </w:rPr>
        <w:t xml:space="preserve"> </w:t>
      </w:r>
      <w:proofErr w:type="spellStart"/>
      <w:r>
        <w:rPr>
          <w:color w:val="1F1F1F"/>
          <w:sz w:val="24"/>
          <w:szCs w:val="24"/>
          <w:highlight w:val="white"/>
        </w:rPr>
        <w:t>webu</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desce</w:t>
      </w:r>
      <w:proofErr w:type="spellEnd"/>
      <w:r>
        <w:rPr>
          <w:color w:val="1F1F1F"/>
          <w:sz w:val="24"/>
          <w:szCs w:val="24"/>
          <w:highlight w:val="white"/>
        </w:rPr>
        <w:t xml:space="preserve"> a </w:t>
      </w:r>
      <w:proofErr w:type="spellStart"/>
      <w:r>
        <w:rPr>
          <w:color w:val="1F1F1F"/>
          <w:sz w:val="24"/>
          <w:szCs w:val="24"/>
          <w:highlight w:val="white"/>
        </w:rPr>
        <w:t>podat</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něj</w:t>
      </w:r>
      <w:proofErr w:type="spellEnd"/>
      <w:r>
        <w:rPr>
          <w:color w:val="1F1F1F"/>
          <w:sz w:val="24"/>
          <w:szCs w:val="24"/>
          <w:highlight w:val="white"/>
        </w:rPr>
        <w:t xml:space="preserve"> </w:t>
      </w:r>
      <w:proofErr w:type="spellStart"/>
      <w:r>
        <w:rPr>
          <w:color w:val="1F1F1F"/>
          <w:sz w:val="24"/>
          <w:szCs w:val="24"/>
          <w:highlight w:val="white"/>
        </w:rPr>
        <w:t>přihlášku</w:t>
      </w:r>
      <w:commentRangeStart w:id="29"/>
      <w:commentRangeStart w:id="30"/>
      <w:proofErr w:type="spellEnd"/>
      <w:r>
        <w:rPr>
          <w:color w:val="1F1F1F"/>
          <w:sz w:val="24"/>
          <w:szCs w:val="24"/>
          <w:highlight w:val="white"/>
        </w:rPr>
        <w:t xml:space="preserve"> (</w:t>
      </w:r>
      <w:proofErr w:type="spellStart"/>
      <w:r>
        <w:rPr>
          <w:color w:val="1F1F1F"/>
          <w:sz w:val="24"/>
          <w:szCs w:val="24"/>
          <w:highlight w:val="white"/>
        </w:rPr>
        <w:t>často</w:t>
      </w:r>
      <w:proofErr w:type="spellEnd"/>
      <w:r>
        <w:rPr>
          <w:color w:val="1F1F1F"/>
          <w:sz w:val="24"/>
          <w:szCs w:val="24"/>
          <w:highlight w:val="white"/>
        </w:rPr>
        <w:t xml:space="preserve"> s </w:t>
      </w:r>
      <w:proofErr w:type="spellStart"/>
      <w:r>
        <w:rPr>
          <w:color w:val="1F1F1F"/>
          <w:sz w:val="24"/>
          <w:szCs w:val="24"/>
          <w:highlight w:val="white"/>
        </w:rPr>
        <w:t>doložením</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nájem</w:t>
      </w:r>
      <w:proofErr w:type="spellEnd"/>
      <w:r>
        <w:rPr>
          <w:color w:val="1F1F1F"/>
          <w:sz w:val="24"/>
          <w:szCs w:val="24"/>
          <w:highlight w:val="white"/>
        </w:rPr>
        <w:t xml:space="preserve"> a </w:t>
      </w:r>
      <w:proofErr w:type="spellStart"/>
      <w:r>
        <w:rPr>
          <w:color w:val="1F1F1F"/>
          <w:sz w:val="24"/>
          <w:szCs w:val="24"/>
          <w:highlight w:val="white"/>
        </w:rPr>
        <w:t>jistotu</w:t>
      </w:r>
      <w:proofErr w:type="spellEnd"/>
      <w:r>
        <w:rPr>
          <w:color w:val="1F1F1F"/>
          <w:sz w:val="24"/>
          <w:szCs w:val="24"/>
          <w:highlight w:val="white"/>
        </w:rPr>
        <w:t xml:space="preserve"> </w:t>
      </w:r>
      <w:proofErr w:type="spellStart"/>
      <w:r>
        <w:rPr>
          <w:color w:val="1F1F1F"/>
          <w:sz w:val="24"/>
          <w:szCs w:val="24"/>
          <w:highlight w:val="white"/>
        </w:rPr>
        <w:t>máte</w:t>
      </w:r>
      <w:proofErr w:type="spellEnd"/>
      <w:r>
        <w:rPr>
          <w:color w:val="1F1F1F"/>
          <w:sz w:val="24"/>
          <w:szCs w:val="24"/>
          <w:highlight w:val="white"/>
        </w:rPr>
        <w:t xml:space="preserve"> </w:t>
      </w:r>
      <w:proofErr w:type="spellStart"/>
      <w:r>
        <w:rPr>
          <w:color w:val="1F1F1F"/>
          <w:sz w:val="24"/>
          <w:szCs w:val="24"/>
          <w:highlight w:val="white"/>
        </w:rPr>
        <w:t>prostředky</w:t>
      </w:r>
      <w:proofErr w:type="spellEnd"/>
      <w:r>
        <w:rPr>
          <w:color w:val="1F1F1F"/>
          <w:sz w:val="24"/>
          <w:szCs w:val="24"/>
          <w:highlight w:val="white"/>
        </w:rPr>
        <w:t xml:space="preserve">). </w:t>
      </w:r>
      <w:commentRangeEnd w:id="29"/>
      <w:r>
        <w:commentReference w:id="29"/>
      </w:r>
      <w:commentRangeEnd w:id="30"/>
      <w:r w:rsidR="000F43E6">
        <w:rPr>
          <w:rStyle w:val="Odkaznakoment"/>
        </w:rPr>
        <w:commentReference w:id="30"/>
      </w:r>
      <w:proofErr w:type="spellStart"/>
      <w:r>
        <w:rPr>
          <w:color w:val="1F1F1F"/>
          <w:sz w:val="24"/>
          <w:szCs w:val="24"/>
          <w:highlight w:val="white"/>
        </w:rPr>
        <w:t>Samotné</w:t>
      </w:r>
      <w:proofErr w:type="spellEnd"/>
      <w:r>
        <w:rPr>
          <w:color w:val="1F1F1F"/>
          <w:sz w:val="24"/>
          <w:szCs w:val="24"/>
          <w:highlight w:val="white"/>
        </w:rPr>
        <w:t xml:space="preserve"> </w:t>
      </w:r>
      <w:proofErr w:type="spellStart"/>
      <w:r>
        <w:rPr>
          <w:color w:val="1F1F1F"/>
          <w:sz w:val="24"/>
          <w:szCs w:val="24"/>
          <w:highlight w:val="white"/>
        </w:rPr>
        <w:t>setrvání</w:t>
      </w:r>
      <w:proofErr w:type="spellEnd"/>
      <w:r>
        <w:rPr>
          <w:color w:val="1F1F1F"/>
          <w:sz w:val="24"/>
          <w:szCs w:val="24"/>
          <w:highlight w:val="white"/>
        </w:rPr>
        <w:t xml:space="preserve"> v </w:t>
      </w:r>
      <w:proofErr w:type="spellStart"/>
      <w:r>
        <w:rPr>
          <w:color w:val="1F1F1F"/>
          <w:sz w:val="24"/>
          <w:szCs w:val="24"/>
          <w:highlight w:val="white"/>
        </w:rPr>
        <w:t>evidenci</w:t>
      </w:r>
      <w:proofErr w:type="spellEnd"/>
      <w:r>
        <w:rPr>
          <w:color w:val="1F1F1F"/>
          <w:sz w:val="24"/>
          <w:szCs w:val="24"/>
          <w:highlight w:val="white"/>
        </w:rPr>
        <w:t xml:space="preserve"> u </w:t>
      </w:r>
      <w:proofErr w:type="spellStart"/>
      <w:r>
        <w:rPr>
          <w:color w:val="1F1F1F"/>
          <w:sz w:val="24"/>
          <w:szCs w:val="24"/>
          <w:highlight w:val="white"/>
        </w:rPr>
        <w:t>těchto</w:t>
      </w:r>
      <w:proofErr w:type="spellEnd"/>
      <w:r>
        <w:rPr>
          <w:color w:val="1F1F1F"/>
          <w:sz w:val="24"/>
          <w:szCs w:val="24"/>
          <w:highlight w:val="white"/>
        </w:rPr>
        <w:t xml:space="preserve"> </w:t>
      </w:r>
      <w:proofErr w:type="spellStart"/>
      <w:r>
        <w:rPr>
          <w:color w:val="1F1F1F"/>
          <w:sz w:val="24"/>
          <w:szCs w:val="24"/>
          <w:highlight w:val="white"/>
        </w:rPr>
        <w:t>částí</w:t>
      </w:r>
      <w:proofErr w:type="spellEnd"/>
      <w:r>
        <w:rPr>
          <w:color w:val="1F1F1F"/>
          <w:sz w:val="24"/>
          <w:szCs w:val="24"/>
          <w:highlight w:val="white"/>
        </w:rPr>
        <w:t xml:space="preserve"> k </w:t>
      </w:r>
      <w:proofErr w:type="spellStart"/>
      <w:r>
        <w:rPr>
          <w:color w:val="1F1F1F"/>
          <w:sz w:val="24"/>
          <w:szCs w:val="24"/>
          <w:highlight w:val="white"/>
        </w:rPr>
        <w:t>přidělení</w:t>
      </w:r>
      <w:proofErr w:type="spellEnd"/>
      <w:r>
        <w:rPr>
          <w:color w:val="1F1F1F"/>
          <w:sz w:val="24"/>
          <w:szCs w:val="24"/>
          <w:highlight w:val="white"/>
        </w:rPr>
        <w:t xml:space="preserve"> </w:t>
      </w:r>
      <w:proofErr w:type="spellStart"/>
      <w:r>
        <w:rPr>
          <w:color w:val="1F1F1F"/>
          <w:sz w:val="24"/>
          <w:szCs w:val="24"/>
          <w:highlight w:val="white"/>
        </w:rPr>
        <w:t>bytu</w:t>
      </w:r>
      <w:proofErr w:type="spellEnd"/>
      <w:r>
        <w:rPr>
          <w:color w:val="1F1F1F"/>
          <w:sz w:val="24"/>
          <w:szCs w:val="24"/>
          <w:highlight w:val="white"/>
        </w:rPr>
        <w:t xml:space="preserve"> </w:t>
      </w:r>
      <w:proofErr w:type="spellStart"/>
      <w:r>
        <w:rPr>
          <w:color w:val="1F1F1F"/>
          <w:sz w:val="24"/>
          <w:szCs w:val="24"/>
          <w:highlight w:val="white"/>
        </w:rPr>
        <w:t>nestačí</w:t>
      </w:r>
      <w:proofErr w:type="spellEnd"/>
      <w:r>
        <w:rPr>
          <w:color w:val="1F1F1F"/>
          <w:sz w:val="24"/>
          <w:szCs w:val="24"/>
          <w:highlight w:val="white"/>
        </w:rPr>
        <w:t xml:space="preserve">. U </w:t>
      </w:r>
      <w:proofErr w:type="spellStart"/>
      <w:r>
        <w:rPr>
          <w:color w:val="1F1F1F"/>
          <w:sz w:val="24"/>
          <w:szCs w:val="24"/>
          <w:highlight w:val="white"/>
        </w:rPr>
        <w:t>částí</w:t>
      </w:r>
      <w:proofErr w:type="spellEnd"/>
      <w:r>
        <w:rPr>
          <w:color w:val="1F1F1F"/>
          <w:sz w:val="24"/>
          <w:szCs w:val="24"/>
          <w:highlight w:val="white"/>
        </w:rPr>
        <w:t xml:space="preserve">, </w:t>
      </w:r>
      <w:proofErr w:type="spellStart"/>
      <w:r>
        <w:rPr>
          <w:color w:val="1F1F1F"/>
          <w:sz w:val="24"/>
          <w:szCs w:val="24"/>
          <w:highlight w:val="white"/>
        </w:rPr>
        <w:t>které</w:t>
      </w:r>
      <w:proofErr w:type="spellEnd"/>
      <w:r>
        <w:rPr>
          <w:color w:val="1F1F1F"/>
          <w:sz w:val="24"/>
          <w:szCs w:val="24"/>
          <w:highlight w:val="white"/>
        </w:rPr>
        <w:t xml:space="preserve"> </w:t>
      </w:r>
      <w:proofErr w:type="spellStart"/>
      <w:r>
        <w:rPr>
          <w:color w:val="1F1F1F"/>
          <w:sz w:val="24"/>
          <w:szCs w:val="24"/>
          <w:highlight w:val="white"/>
        </w:rPr>
        <w:t>přidělují</w:t>
      </w:r>
      <w:proofErr w:type="spellEnd"/>
      <w:r>
        <w:rPr>
          <w:color w:val="1F1F1F"/>
          <w:sz w:val="24"/>
          <w:szCs w:val="24"/>
          <w:highlight w:val="white"/>
        </w:rPr>
        <w:t xml:space="preserve"> z </w:t>
      </w:r>
      <w:proofErr w:type="spellStart"/>
      <w:r>
        <w:rPr>
          <w:color w:val="1F1F1F"/>
          <w:sz w:val="24"/>
          <w:szCs w:val="24"/>
          <w:highlight w:val="white"/>
        </w:rPr>
        <w:t>pořadníku</w:t>
      </w:r>
      <w:proofErr w:type="spellEnd"/>
      <w:r>
        <w:rPr>
          <w:color w:val="1F1F1F"/>
          <w:sz w:val="24"/>
          <w:szCs w:val="24"/>
          <w:highlight w:val="white"/>
        </w:rPr>
        <w:t xml:space="preserve">, se </w:t>
      </w:r>
      <w:proofErr w:type="spellStart"/>
      <w:r>
        <w:rPr>
          <w:color w:val="1F1F1F"/>
          <w:sz w:val="24"/>
          <w:szCs w:val="24"/>
          <w:highlight w:val="white"/>
        </w:rPr>
        <w:t>naopak</w:t>
      </w:r>
      <w:proofErr w:type="spellEnd"/>
      <w:r>
        <w:rPr>
          <w:color w:val="1F1F1F"/>
          <w:sz w:val="24"/>
          <w:szCs w:val="24"/>
          <w:highlight w:val="white"/>
        </w:rPr>
        <w:t xml:space="preserve"> </w:t>
      </w:r>
      <w:proofErr w:type="spellStart"/>
      <w:r>
        <w:rPr>
          <w:color w:val="1F1F1F"/>
          <w:sz w:val="24"/>
          <w:szCs w:val="24"/>
          <w:highlight w:val="white"/>
        </w:rPr>
        <w:t>nikde</w:t>
      </w:r>
      <w:proofErr w:type="spellEnd"/>
      <w:r>
        <w:rPr>
          <w:color w:val="1F1F1F"/>
          <w:sz w:val="24"/>
          <w:szCs w:val="24"/>
          <w:highlight w:val="white"/>
        </w:rPr>
        <w:t xml:space="preserve"> </w:t>
      </w:r>
      <w:proofErr w:type="spellStart"/>
      <w:r>
        <w:rPr>
          <w:color w:val="1F1F1F"/>
          <w:sz w:val="24"/>
          <w:szCs w:val="24"/>
          <w:highlight w:val="white"/>
        </w:rPr>
        <w:t>nehlásíte</w:t>
      </w:r>
      <w:proofErr w:type="spellEnd"/>
      <w:r>
        <w:rPr>
          <w:color w:val="1F1F1F"/>
          <w:sz w:val="24"/>
          <w:szCs w:val="24"/>
          <w:highlight w:val="white"/>
        </w:rPr>
        <w:t xml:space="preserve"> a </w:t>
      </w:r>
      <w:proofErr w:type="spellStart"/>
      <w:r>
        <w:rPr>
          <w:color w:val="1F1F1F"/>
          <w:sz w:val="24"/>
          <w:szCs w:val="24"/>
          <w:highlight w:val="white"/>
        </w:rPr>
        <w:t>čekáte</w:t>
      </w:r>
      <w:proofErr w:type="spellEnd"/>
      <w:r>
        <w:rPr>
          <w:color w:val="1F1F1F"/>
          <w:sz w:val="24"/>
          <w:szCs w:val="24"/>
          <w:highlight w:val="white"/>
        </w:rPr>
        <w:t xml:space="preserve">, </w:t>
      </w:r>
      <w:proofErr w:type="spellStart"/>
      <w:r>
        <w:rPr>
          <w:color w:val="1F1F1F"/>
          <w:sz w:val="24"/>
          <w:szCs w:val="24"/>
          <w:highlight w:val="white"/>
        </w:rPr>
        <w:t>až</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vás</w:t>
      </w:r>
      <w:proofErr w:type="spellEnd"/>
      <w:r>
        <w:rPr>
          <w:color w:val="1F1F1F"/>
          <w:sz w:val="24"/>
          <w:szCs w:val="24"/>
          <w:highlight w:val="white"/>
        </w:rPr>
        <w:t xml:space="preserve"> </w:t>
      </w:r>
      <w:proofErr w:type="spellStart"/>
      <w:r>
        <w:rPr>
          <w:color w:val="1F1F1F"/>
          <w:sz w:val="24"/>
          <w:szCs w:val="24"/>
          <w:highlight w:val="white"/>
        </w:rPr>
        <w:t>vyjde</w:t>
      </w:r>
      <w:proofErr w:type="spellEnd"/>
      <w:r>
        <w:rPr>
          <w:color w:val="1F1F1F"/>
          <w:sz w:val="24"/>
          <w:szCs w:val="24"/>
          <w:highlight w:val="white"/>
        </w:rPr>
        <w:t xml:space="preserve"> </w:t>
      </w:r>
      <w:proofErr w:type="spellStart"/>
      <w:r>
        <w:rPr>
          <w:color w:val="1F1F1F"/>
          <w:sz w:val="24"/>
          <w:szCs w:val="24"/>
          <w:highlight w:val="white"/>
        </w:rPr>
        <w:t>řada</w:t>
      </w:r>
      <w:proofErr w:type="spellEnd"/>
      <w:r>
        <w:rPr>
          <w:color w:val="1F1F1F"/>
          <w:sz w:val="24"/>
          <w:szCs w:val="24"/>
          <w:highlight w:val="white"/>
        </w:rPr>
        <w:t xml:space="preserve">. </w:t>
      </w:r>
      <w:del w:id="31" w:author="Alžběta Karolyiová" w:date="2026-06-09T21:24:00Z">
        <w:r>
          <w:rPr>
            <w:color w:val="1F1F1F"/>
            <w:sz w:val="24"/>
            <w:szCs w:val="24"/>
            <w:highlight w:val="white"/>
          </w:rPr>
          <w:delText xml:space="preserve">Pro kterou městskou část platí </w:delText>
        </w:r>
      </w:del>
      <w:proofErr w:type="spellStart"/>
      <w:ins w:id="32" w:author="Alžběta Karolyiová" w:date="2026-06-09T21:24:00Z">
        <w:r>
          <w:rPr>
            <w:color w:val="1F1F1F"/>
            <w:sz w:val="24"/>
            <w:szCs w:val="24"/>
            <w:highlight w:val="white"/>
          </w:rPr>
          <w:t>K</w:t>
        </w:r>
      </w:ins>
      <w:del w:id="33" w:author="Alžběta Karolyiová" w:date="2026-06-09T21:24:00Z">
        <w:r>
          <w:rPr>
            <w:color w:val="1F1F1F"/>
            <w:sz w:val="24"/>
            <w:szCs w:val="24"/>
            <w:highlight w:val="white"/>
          </w:rPr>
          <w:delText>k</w:delText>
        </w:r>
      </w:del>
      <w:r>
        <w:rPr>
          <w:color w:val="1F1F1F"/>
          <w:sz w:val="24"/>
          <w:szCs w:val="24"/>
          <w:highlight w:val="white"/>
        </w:rPr>
        <w:t>terý</w:t>
      </w:r>
      <w:proofErr w:type="spellEnd"/>
      <w:r>
        <w:rPr>
          <w:color w:val="1F1F1F"/>
          <w:sz w:val="24"/>
          <w:szCs w:val="24"/>
          <w:highlight w:val="white"/>
        </w:rPr>
        <w:t xml:space="preserve"> </w:t>
      </w:r>
      <w:proofErr w:type="spellStart"/>
      <w:r>
        <w:rPr>
          <w:color w:val="1F1F1F"/>
          <w:sz w:val="24"/>
          <w:szCs w:val="24"/>
          <w:highlight w:val="white"/>
        </w:rPr>
        <w:t>režim</w:t>
      </w:r>
      <w:proofErr w:type="spellEnd"/>
      <w:ins w:id="34" w:author="Alžběta Karolyiová" w:date="2026-06-09T21:24:00Z">
        <w:r>
          <w:rPr>
            <w:color w:val="1F1F1F"/>
            <w:sz w:val="24"/>
            <w:szCs w:val="24"/>
            <w:highlight w:val="white"/>
          </w:rPr>
          <w:t xml:space="preserve"> </w:t>
        </w:r>
        <w:proofErr w:type="spellStart"/>
        <w:r>
          <w:rPr>
            <w:color w:val="1F1F1F"/>
            <w:sz w:val="24"/>
            <w:szCs w:val="24"/>
            <w:highlight w:val="white"/>
          </w:rPr>
          <w:t>platí</w:t>
        </w:r>
        <w:proofErr w:type="spellEnd"/>
        <w:r>
          <w:rPr>
            <w:color w:val="1F1F1F"/>
            <w:sz w:val="24"/>
            <w:szCs w:val="24"/>
            <w:highlight w:val="white"/>
          </w:rPr>
          <w:t xml:space="preserve"> pro </w:t>
        </w:r>
        <w:proofErr w:type="spellStart"/>
        <w:r>
          <w:rPr>
            <w:color w:val="1F1F1F"/>
            <w:sz w:val="24"/>
            <w:szCs w:val="24"/>
            <w:highlight w:val="white"/>
          </w:rPr>
          <w:t>kterou</w:t>
        </w:r>
        <w:proofErr w:type="spellEnd"/>
        <w:r>
          <w:rPr>
            <w:color w:val="1F1F1F"/>
            <w:sz w:val="24"/>
            <w:szCs w:val="24"/>
            <w:highlight w:val="white"/>
          </w:rPr>
          <w:t xml:space="preserve"> </w:t>
        </w:r>
        <w:proofErr w:type="spellStart"/>
        <w:r>
          <w:rPr>
            <w:color w:val="1F1F1F"/>
            <w:sz w:val="24"/>
            <w:szCs w:val="24"/>
            <w:highlight w:val="white"/>
          </w:rPr>
          <w:t>městskou</w:t>
        </w:r>
        <w:proofErr w:type="spellEnd"/>
        <w:r>
          <w:rPr>
            <w:color w:val="1F1F1F"/>
            <w:sz w:val="24"/>
            <w:szCs w:val="24"/>
            <w:highlight w:val="white"/>
          </w:rPr>
          <w:t xml:space="preserve"> </w:t>
        </w:r>
        <w:proofErr w:type="spellStart"/>
        <w:r>
          <w:rPr>
            <w:color w:val="1F1F1F"/>
            <w:sz w:val="24"/>
            <w:szCs w:val="24"/>
            <w:highlight w:val="white"/>
          </w:rPr>
          <w:t>část</w:t>
        </w:r>
      </w:ins>
      <w:proofErr w:type="spellEnd"/>
      <w:r>
        <w:rPr>
          <w:color w:val="1F1F1F"/>
          <w:sz w:val="24"/>
          <w:szCs w:val="24"/>
          <w:highlight w:val="white"/>
        </w:rPr>
        <w:t xml:space="preserve">, </w:t>
      </w:r>
      <w:proofErr w:type="spellStart"/>
      <w:r>
        <w:rPr>
          <w:color w:val="1F1F1F"/>
          <w:sz w:val="24"/>
          <w:szCs w:val="24"/>
          <w:highlight w:val="white"/>
        </w:rPr>
        <w:t>najdete</w:t>
      </w:r>
      <w:proofErr w:type="spellEnd"/>
      <w:r>
        <w:rPr>
          <w:color w:val="1F1F1F"/>
          <w:sz w:val="24"/>
          <w:szCs w:val="24"/>
          <w:highlight w:val="white"/>
        </w:rPr>
        <w:t xml:space="preserve"> v </w:t>
      </w:r>
      <w:proofErr w:type="spellStart"/>
      <w:r>
        <w:rPr>
          <w:color w:val="1F1F1F"/>
          <w:sz w:val="24"/>
          <w:szCs w:val="24"/>
          <w:highlight w:val="white"/>
        </w:rPr>
        <w:t>seznamu</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konci</w:t>
      </w:r>
      <w:proofErr w:type="spellEnd"/>
      <w:r>
        <w:rPr>
          <w:color w:val="1F1F1F"/>
          <w:sz w:val="24"/>
          <w:szCs w:val="24"/>
          <w:highlight w:val="white"/>
        </w:rPr>
        <w:t xml:space="preserve"> </w:t>
      </w:r>
      <w:proofErr w:type="spellStart"/>
      <w:r>
        <w:rPr>
          <w:color w:val="1F1F1F"/>
          <w:sz w:val="24"/>
          <w:szCs w:val="24"/>
          <w:highlight w:val="white"/>
        </w:rPr>
        <w:t>příručky</w:t>
      </w:r>
      <w:proofErr w:type="spellEnd"/>
      <w:r>
        <w:rPr>
          <w:color w:val="1F1F1F"/>
          <w:sz w:val="24"/>
          <w:szCs w:val="24"/>
          <w:highlight w:val="white"/>
        </w:rPr>
        <w:t>.</w:t>
      </w:r>
      <w:commentRangeEnd w:id="28"/>
      <w:r>
        <w:commentReference w:id="28"/>
      </w:r>
    </w:p>
    <w:p w14:paraId="2FDCA919" w14:textId="2B21BD99" w:rsidR="00F35B07" w:rsidRDefault="00000000">
      <w:pPr>
        <w:spacing w:before="240" w:after="240"/>
        <w:rPr>
          <w:i/>
          <w:iCs/>
          <w:color w:val="1F1F1F"/>
          <w:sz w:val="24"/>
          <w:szCs w:val="24"/>
          <w:highlight w:val="white"/>
        </w:rPr>
      </w:pPr>
      <w:r>
        <w:rPr>
          <w:b/>
          <w:bCs/>
          <w:color w:val="1F1F1F"/>
          <w:sz w:val="24"/>
          <w:szCs w:val="24"/>
          <w:highlight w:val="white"/>
        </w:rPr>
        <w:t xml:space="preserve">Krok 7 - </w:t>
      </w:r>
      <w:proofErr w:type="spellStart"/>
      <w:r>
        <w:rPr>
          <w:b/>
          <w:bCs/>
          <w:color w:val="1F1F1F"/>
          <w:sz w:val="24"/>
          <w:szCs w:val="24"/>
          <w:highlight w:val="white"/>
        </w:rPr>
        <w:t>prohlídka</w:t>
      </w:r>
      <w:proofErr w:type="spellEnd"/>
      <w:r>
        <w:rPr>
          <w:b/>
          <w:bCs/>
          <w:color w:val="1F1F1F"/>
          <w:sz w:val="24"/>
          <w:szCs w:val="24"/>
          <w:highlight w:val="white"/>
        </w:rPr>
        <w:t xml:space="preserve"> a </w:t>
      </w:r>
      <w:proofErr w:type="spellStart"/>
      <w:r>
        <w:rPr>
          <w:b/>
          <w:bCs/>
          <w:color w:val="1F1F1F"/>
          <w:sz w:val="24"/>
          <w:szCs w:val="24"/>
          <w:highlight w:val="white"/>
        </w:rPr>
        <w:t>podpis</w:t>
      </w:r>
      <w:proofErr w:type="spellEnd"/>
      <w:r>
        <w:rPr>
          <w:b/>
          <w:bCs/>
          <w:color w:val="1F1F1F"/>
          <w:sz w:val="24"/>
          <w:szCs w:val="24"/>
          <w:highlight w:val="white"/>
        </w:rPr>
        <w:t xml:space="preserve"> </w:t>
      </w:r>
      <w:proofErr w:type="spellStart"/>
      <w:r>
        <w:rPr>
          <w:b/>
          <w:bCs/>
          <w:color w:val="1F1F1F"/>
          <w:sz w:val="24"/>
          <w:szCs w:val="24"/>
          <w:highlight w:val="white"/>
        </w:rPr>
        <w:t>smlouvy</w:t>
      </w:r>
      <w:proofErr w:type="spellEnd"/>
      <w:r>
        <w:rPr>
          <w:b/>
          <w:bCs/>
          <w:color w:val="1F1F1F"/>
          <w:sz w:val="24"/>
          <w:szCs w:val="24"/>
          <w:highlight w:val="white"/>
        </w:rPr>
        <w:t>.</w:t>
      </w:r>
      <w:r>
        <w:rPr>
          <w:color w:val="1F1F1F"/>
          <w:sz w:val="24"/>
          <w:szCs w:val="24"/>
          <w:highlight w:val="white"/>
        </w:rPr>
        <w:t xml:space="preserve"> </w:t>
      </w:r>
      <w:proofErr w:type="spellStart"/>
      <w:r>
        <w:rPr>
          <w:color w:val="1F1F1F"/>
          <w:sz w:val="24"/>
          <w:szCs w:val="24"/>
          <w:highlight w:val="white"/>
        </w:rPr>
        <w:t>Než</w:t>
      </w:r>
      <w:proofErr w:type="spellEnd"/>
      <w:r>
        <w:rPr>
          <w:color w:val="1F1F1F"/>
          <w:sz w:val="24"/>
          <w:szCs w:val="24"/>
          <w:highlight w:val="white"/>
        </w:rPr>
        <w:t xml:space="preserve"> </w:t>
      </w:r>
      <w:proofErr w:type="spellStart"/>
      <w:r>
        <w:rPr>
          <w:color w:val="1F1F1F"/>
          <w:sz w:val="24"/>
          <w:szCs w:val="24"/>
          <w:highlight w:val="white"/>
        </w:rPr>
        <w:t>podáte</w:t>
      </w:r>
      <w:proofErr w:type="spellEnd"/>
      <w:r>
        <w:rPr>
          <w:color w:val="1F1F1F"/>
          <w:sz w:val="24"/>
          <w:szCs w:val="24"/>
          <w:highlight w:val="white"/>
        </w:rPr>
        <w:t xml:space="preserve"> </w:t>
      </w:r>
      <w:proofErr w:type="spellStart"/>
      <w:r>
        <w:rPr>
          <w:color w:val="1F1F1F"/>
          <w:sz w:val="24"/>
          <w:szCs w:val="24"/>
          <w:highlight w:val="white"/>
        </w:rPr>
        <w:t>závaznou</w:t>
      </w:r>
      <w:proofErr w:type="spellEnd"/>
      <w:r>
        <w:rPr>
          <w:color w:val="1F1F1F"/>
          <w:sz w:val="24"/>
          <w:szCs w:val="24"/>
          <w:highlight w:val="white"/>
        </w:rPr>
        <w:t xml:space="preserve"> </w:t>
      </w:r>
      <w:proofErr w:type="spellStart"/>
      <w:r>
        <w:rPr>
          <w:color w:val="1F1F1F"/>
          <w:sz w:val="24"/>
          <w:szCs w:val="24"/>
          <w:highlight w:val="white"/>
        </w:rPr>
        <w:t>přihlášku</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konkrétní</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vyplatí</w:t>
      </w:r>
      <w:proofErr w:type="spellEnd"/>
      <w:r>
        <w:rPr>
          <w:color w:val="1F1F1F"/>
          <w:sz w:val="24"/>
          <w:szCs w:val="24"/>
          <w:highlight w:val="white"/>
        </w:rPr>
        <w:t xml:space="preserve"> se ho </w:t>
      </w:r>
      <w:proofErr w:type="spellStart"/>
      <w:r>
        <w:rPr>
          <w:color w:val="1F1F1F"/>
          <w:sz w:val="24"/>
          <w:szCs w:val="24"/>
          <w:highlight w:val="white"/>
        </w:rPr>
        <w:t>prohlédnout</w:t>
      </w:r>
      <w:proofErr w:type="spellEnd"/>
      <w:r>
        <w:rPr>
          <w:color w:val="1F1F1F"/>
          <w:sz w:val="24"/>
          <w:szCs w:val="24"/>
          <w:highlight w:val="white"/>
        </w:rPr>
        <w:t xml:space="preserve">. </w:t>
      </w:r>
      <w:proofErr w:type="spellStart"/>
      <w:r>
        <w:rPr>
          <w:color w:val="1F1F1F"/>
          <w:sz w:val="24"/>
          <w:szCs w:val="24"/>
          <w:highlight w:val="white"/>
        </w:rPr>
        <w:t>Pokud</w:t>
      </w:r>
      <w:proofErr w:type="spellEnd"/>
      <w:r>
        <w:rPr>
          <w:color w:val="1F1F1F"/>
          <w:sz w:val="24"/>
          <w:szCs w:val="24"/>
          <w:highlight w:val="white"/>
        </w:rPr>
        <w:t xml:space="preserve"> </w:t>
      </w:r>
      <w:proofErr w:type="spellStart"/>
      <w:r>
        <w:rPr>
          <w:color w:val="1F1F1F"/>
          <w:sz w:val="24"/>
          <w:szCs w:val="24"/>
          <w:highlight w:val="white"/>
        </w:rPr>
        <w:t>například</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nestihnete</w:t>
      </w:r>
      <w:proofErr w:type="spellEnd"/>
      <w:r>
        <w:rPr>
          <w:color w:val="1F1F1F"/>
          <w:sz w:val="24"/>
          <w:szCs w:val="24"/>
          <w:highlight w:val="white"/>
        </w:rPr>
        <w:t xml:space="preserve"> </w:t>
      </w:r>
      <w:proofErr w:type="spellStart"/>
      <w:r>
        <w:rPr>
          <w:color w:val="1F1F1F"/>
          <w:sz w:val="24"/>
          <w:szCs w:val="24"/>
          <w:highlight w:val="white"/>
        </w:rPr>
        <w:t>prohlédnout</w:t>
      </w:r>
      <w:proofErr w:type="spellEnd"/>
      <w:r>
        <w:rPr>
          <w:color w:val="1F1F1F"/>
          <w:sz w:val="24"/>
          <w:szCs w:val="24"/>
          <w:highlight w:val="white"/>
        </w:rPr>
        <w:t xml:space="preserve"> a po </w:t>
      </w:r>
      <w:proofErr w:type="spellStart"/>
      <w:r>
        <w:rPr>
          <w:color w:val="1F1F1F"/>
          <w:sz w:val="24"/>
          <w:szCs w:val="24"/>
          <w:highlight w:val="white"/>
        </w:rPr>
        <w:t>schválení</w:t>
      </w:r>
      <w:proofErr w:type="spellEnd"/>
      <w:r>
        <w:rPr>
          <w:color w:val="1F1F1F"/>
          <w:sz w:val="24"/>
          <w:szCs w:val="24"/>
          <w:highlight w:val="white"/>
        </w:rPr>
        <w:t xml:space="preserve"> </w:t>
      </w:r>
      <w:proofErr w:type="spellStart"/>
      <w:r>
        <w:rPr>
          <w:color w:val="1F1F1F"/>
          <w:sz w:val="24"/>
          <w:szCs w:val="24"/>
          <w:highlight w:val="white"/>
        </w:rPr>
        <w:t>couvnete</w:t>
      </w:r>
      <w:proofErr w:type="spellEnd"/>
      <w:r>
        <w:rPr>
          <w:color w:val="1F1F1F"/>
          <w:sz w:val="24"/>
          <w:szCs w:val="24"/>
          <w:highlight w:val="white"/>
        </w:rPr>
        <w:t xml:space="preserve">, </w:t>
      </w:r>
      <w:proofErr w:type="spellStart"/>
      <w:r>
        <w:rPr>
          <w:color w:val="1F1F1F"/>
          <w:sz w:val="24"/>
          <w:szCs w:val="24"/>
          <w:highlight w:val="white"/>
        </w:rPr>
        <w:t>většina</w:t>
      </w:r>
      <w:proofErr w:type="spellEnd"/>
      <w:r>
        <w:rPr>
          <w:color w:val="1F1F1F"/>
          <w:sz w:val="24"/>
          <w:szCs w:val="24"/>
          <w:highlight w:val="white"/>
        </w:rPr>
        <w:t xml:space="preserve"> </w:t>
      </w:r>
      <w:proofErr w:type="spellStart"/>
      <w:r>
        <w:rPr>
          <w:color w:val="1F1F1F"/>
          <w:sz w:val="24"/>
          <w:szCs w:val="24"/>
          <w:highlight w:val="white"/>
        </w:rPr>
        <w:t>městských</w:t>
      </w:r>
      <w:proofErr w:type="spellEnd"/>
      <w:r>
        <w:rPr>
          <w:color w:val="1F1F1F"/>
          <w:sz w:val="24"/>
          <w:szCs w:val="24"/>
          <w:highlight w:val="white"/>
        </w:rPr>
        <w:t xml:space="preserve"> </w:t>
      </w:r>
      <w:proofErr w:type="spellStart"/>
      <w:r>
        <w:rPr>
          <w:color w:val="1F1F1F"/>
          <w:sz w:val="24"/>
          <w:szCs w:val="24"/>
          <w:highlight w:val="white"/>
        </w:rPr>
        <w:t>částí</w:t>
      </w:r>
      <w:proofErr w:type="spellEnd"/>
      <w:r>
        <w:rPr>
          <w:color w:val="1F1F1F"/>
          <w:sz w:val="24"/>
          <w:szCs w:val="24"/>
          <w:highlight w:val="white"/>
        </w:rPr>
        <w:t xml:space="preserve"> to </w:t>
      </w:r>
      <w:proofErr w:type="spellStart"/>
      <w:r>
        <w:rPr>
          <w:color w:val="1F1F1F"/>
          <w:sz w:val="24"/>
          <w:szCs w:val="24"/>
          <w:highlight w:val="white"/>
        </w:rPr>
        <w:t>bere</w:t>
      </w:r>
      <w:proofErr w:type="spellEnd"/>
      <w:r>
        <w:rPr>
          <w:color w:val="1F1F1F"/>
          <w:sz w:val="24"/>
          <w:szCs w:val="24"/>
          <w:highlight w:val="white"/>
        </w:rPr>
        <w:t xml:space="preserve"> </w:t>
      </w:r>
      <w:proofErr w:type="spellStart"/>
      <w:r>
        <w:rPr>
          <w:color w:val="1F1F1F"/>
          <w:sz w:val="24"/>
          <w:szCs w:val="24"/>
          <w:highlight w:val="white"/>
        </w:rPr>
        <w:t>jako</w:t>
      </w:r>
      <w:proofErr w:type="spellEnd"/>
      <w:r>
        <w:rPr>
          <w:color w:val="1F1F1F"/>
          <w:sz w:val="24"/>
          <w:szCs w:val="24"/>
          <w:highlight w:val="white"/>
        </w:rPr>
        <w:t xml:space="preserve"> </w:t>
      </w:r>
      <w:proofErr w:type="spellStart"/>
      <w:r>
        <w:rPr>
          <w:color w:val="1F1F1F"/>
          <w:sz w:val="24"/>
          <w:szCs w:val="24"/>
          <w:highlight w:val="white"/>
        </w:rPr>
        <w:t>důvod</w:t>
      </w:r>
      <w:proofErr w:type="spellEnd"/>
      <w:r>
        <w:rPr>
          <w:color w:val="1F1F1F"/>
          <w:sz w:val="24"/>
          <w:szCs w:val="24"/>
          <w:highlight w:val="white"/>
        </w:rPr>
        <w:t xml:space="preserve"> k </w:t>
      </w:r>
      <w:proofErr w:type="spellStart"/>
      <w:r>
        <w:rPr>
          <w:color w:val="1F1F1F"/>
          <w:sz w:val="24"/>
          <w:szCs w:val="24"/>
          <w:highlight w:val="white"/>
        </w:rPr>
        <w:t>vyřazení</w:t>
      </w:r>
      <w:proofErr w:type="spellEnd"/>
      <w:r>
        <w:rPr>
          <w:color w:val="1F1F1F"/>
          <w:sz w:val="24"/>
          <w:szCs w:val="24"/>
          <w:highlight w:val="white"/>
        </w:rPr>
        <w:t xml:space="preserve"> z evidence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propadnutí</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konec</w:t>
      </w:r>
      <w:proofErr w:type="spellEnd"/>
      <w:r>
        <w:rPr>
          <w:color w:val="1F1F1F"/>
          <w:sz w:val="24"/>
          <w:szCs w:val="24"/>
          <w:highlight w:val="white"/>
        </w:rPr>
        <w:t xml:space="preserve"> </w:t>
      </w:r>
      <w:proofErr w:type="spellStart"/>
      <w:r>
        <w:rPr>
          <w:color w:val="1F1F1F"/>
          <w:sz w:val="24"/>
          <w:szCs w:val="24"/>
          <w:highlight w:val="white"/>
        </w:rPr>
        <w:t>pořadníku</w:t>
      </w:r>
      <w:proofErr w:type="spellEnd"/>
      <w:r>
        <w:rPr>
          <w:color w:val="1F1F1F"/>
          <w:sz w:val="24"/>
          <w:szCs w:val="24"/>
          <w:highlight w:val="white"/>
        </w:rPr>
        <w:t xml:space="preserve">. </w:t>
      </w:r>
      <w:proofErr w:type="spellStart"/>
      <w:r>
        <w:rPr>
          <w:color w:val="1F1F1F"/>
          <w:sz w:val="24"/>
          <w:szCs w:val="24"/>
          <w:highlight w:val="white"/>
        </w:rPr>
        <w:t>Totéž</w:t>
      </w:r>
      <w:proofErr w:type="spellEnd"/>
      <w:r>
        <w:rPr>
          <w:color w:val="1F1F1F"/>
          <w:sz w:val="24"/>
          <w:szCs w:val="24"/>
          <w:highlight w:val="white"/>
        </w:rPr>
        <w:t xml:space="preserve"> v </w:t>
      </w:r>
      <w:proofErr w:type="spellStart"/>
      <w:r>
        <w:rPr>
          <w:color w:val="1F1F1F"/>
          <w:sz w:val="24"/>
          <w:szCs w:val="24"/>
          <w:highlight w:val="white"/>
        </w:rPr>
        <w:t>zásadě</w:t>
      </w:r>
      <w:proofErr w:type="spellEnd"/>
      <w:r>
        <w:rPr>
          <w:color w:val="1F1F1F"/>
          <w:sz w:val="24"/>
          <w:szCs w:val="24"/>
          <w:highlight w:val="white"/>
        </w:rPr>
        <w:t xml:space="preserve"> </w:t>
      </w:r>
      <w:proofErr w:type="spellStart"/>
      <w:r>
        <w:rPr>
          <w:color w:val="1F1F1F"/>
          <w:sz w:val="24"/>
          <w:szCs w:val="24"/>
          <w:highlight w:val="white"/>
        </w:rPr>
        <w:t>platí</w:t>
      </w:r>
      <w:proofErr w:type="spellEnd"/>
      <w:r>
        <w:rPr>
          <w:color w:val="1F1F1F"/>
          <w:sz w:val="24"/>
          <w:szCs w:val="24"/>
          <w:highlight w:val="white"/>
        </w:rPr>
        <w:t xml:space="preserve"> </w:t>
      </w:r>
      <w:proofErr w:type="spellStart"/>
      <w:r>
        <w:rPr>
          <w:color w:val="1F1F1F"/>
          <w:sz w:val="24"/>
          <w:szCs w:val="24"/>
          <w:highlight w:val="white"/>
        </w:rPr>
        <w:t>i</w:t>
      </w:r>
      <w:proofErr w:type="spellEnd"/>
      <w:r>
        <w:rPr>
          <w:color w:val="1F1F1F"/>
          <w:sz w:val="24"/>
          <w:szCs w:val="24"/>
          <w:highlight w:val="white"/>
        </w:rPr>
        <w:t xml:space="preserve"> u </w:t>
      </w:r>
      <w:proofErr w:type="spellStart"/>
      <w:r>
        <w:rPr>
          <w:color w:val="1F1F1F"/>
          <w:sz w:val="24"/>
          <w:szCs w:val="24"/>
          <w:highlight w:val="white"/>
        </w:rPr>
        <w:t>částí</w:t>
      </w:r>
      <w:proofErr w:type="spellEnd"/>
      <w:r>
        <w:rPr>
          <w:color w:val="1F1F1F"/>
          <w:sz w:val="24"/>
          <w:szCs w:val="24"/>
          <w:highlight w:val="white"/>
        </w:rPr>
        <w:t xml:space="preserve"> s </w:t>
      </w:r>
      <w:proofErr w:type="spellStart"/>
      <w:r>
        <w:rPr>
          <w:color w:val="1F1F1F"/>
          <w:sz w:val="24"/>
          <w:szCs w:val="24"/>
          <w:highlight w:val="white"/>
        </w:rPr>
        <w:t>pořadníkem</w:t>
      </w:r>
      <w:proofErr w:type="spellEnd"/>
      <w:r>
        <w:rPr>
          <w:color w:val="1F1F1F"/>
          <w:sz w:val="24"/>
          <w:szCs w:val="24"/>
          <w:highlight w:val="white"/>
        </w:rPr>
        <w:t xml:space="preserve"> - </w:t>
      </w:r>
      <w:proofErr w:type="spellStart"/>
      <w:r>
        <w:rPr>
          <w:color w:val="1F1F1F"/>
          <w:sz w:val="24"/>
          <w:szCs w:val="24"/>
          <w:highlight w:val="white"/>
        </w:rPr>
        <w:t>i</w:t>
      </w:r>
      <w:proofErr w:type="spellEnd"/>
      <w:r>
        <w:rPr>
          <w:color w:val="1F1F1F"/>
          <w:sz w:val="24"/>
          <w:szCs w:val="24"/>
          <w:highlight w:val="white"/>
        </w:rPr>
        <w:t xml:space="preserve"> tam </w:t>
      </w:r>
      <w:proofErr w:type="spellStart"/>
      <w:r>
        <w:rPr>
          <w:color w:val="1F1F1F"/>
          <w:sz w:val="24"/>
          <w:szCs w:val="24"/>
          <w:highlight w:val="white"/>
        </w:rPr>
        <w:t>vám</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nabídnou</w:t>
      </w:r>
      <w:proofErr w:type="spellEnd"/>
      <w:r>
        <w:rPr>
          <w:color w:val="1F1F1F"/>
          <w:sz w:val="24"/>
          <w:szCs w:val="24"/>
          <w:highlight w:val="white"/>
        </w:rPr>
        <w:t xml:space="preserve"> a </w:t>
      </w:r>
      <w:proofErr w:type="spellStart"/>
      <w:r>
        <w:rPr>
          <w:color w:val="1F1F1F"/>
          <w:sz w:val="24"/>
          <w:szCs w:val="24"/>
          <w:highlight w:val="white"/>
        </w:rPr>
        <w:t>vy</w:t>
      </w:r>
      <w:proofErr w:type="spellEnd"/>
      <w:r>
        <w:rPr>
          <w:color w:val="1F1F1F"/>
          <w:sz w:val="24"/>
          <w:szCs w:val="24"/>
          <w:highlight w:val="white"/>
        </w:rPr>
        <w:t xml:space="preserve"> ho </w:t>
      </w:r>
      <w:proofErr w:type="spellStart"/>
      <w:r>
        <w:rPr>
          <w:color w:val="1F1F1F"/>
          <w:sz w:val="24"/>
          <w:szCs w:val="24"/>
          <w:highlight w:val="white"/>
        </w:rPr>
        <w:t>přijmete</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odmítnete</w:t>
      </w:r>
      <w:proofErr w:type="spellEnd"/>
      <w:r>
        <w:rPr>
          <w:color w:val="1F1F1F"/>
          <w:sz w:val="24"/>
          <w:szCs w:val="24"/>
          <w:highlight w:val="white"/>
        </w:rPr>
        <w:t xml:space="preserve">, </w:t>
      </w:r>
      <w:proofErr w:type="spellStart"/>
      <w:r>
        <w:rPr>
          <w:color w:val="1F1F1F"/>
          <w:sz w:val="24"/>
          <w:szCs w:val="24"/>
          <w:highlight w:val="white"/>
        </w:rPr>
        <w:t>takže</w:t>
      </w:r>
      <w:proofErr w:type="spellEnd"/>
      <w:r>
        <w:rPr>
          <w:color w:val="1F1F1F"/>
          <w:sz w:val="24"/>
          <w:szCs w:val="24"/>
          <w:highlight w:val="white"/>
        </w:rPr>
        <w:t xml:space="preserve"> se </w:t>
      </w:r>
      <w:proofErr w:type="spellStart"/>
      <w:r>
        <w:rPr>
          <w:color w:val="1F1F1F"/>
          <w:sz w:val="24"/>
          <w:szCs w:val="24"/>
          <w:highlight w:val="white"/>
        </w:rPr>
        <w:t>vyplatí</w:t>
      </w:r>
      <w:proofErr w:type="spellEnd"/>
      <w:r>
        <w:rPr>
          <w:color w:val="1F1F1F"/>
          <w:sz w:val="24"/>
          <w:szCs w:val="24"/>
          <w:highlight w:val="white"/>
        </w:rPr>
        <w:t xml:space="preserve"> </w:t>
      </w:r>
      <w:proofErr w:type="spellStart"/>
      <w:r>
        <w:rPr>
          <w:color w:val="1F1F1F"/>
          <w:sz w:val="24"/>
          <w:szCs w:val="24"/>
          <w:highlight w:val="white"/>
        </w:rPr>
        <w:t>požádat</w:t>
      </w:r>
      <w:proofErr w:type="spellEnd"/>
      <w:r>
        <w:rPr>
          <w:color w:val="1F1F1F"/>
          <w:sz w:val="24"/>
          <w:szCs w:val="24"/>
          <w:highlight w:val="white"/>
        </w:rPr>
        <w:t xml:space="preserve"> o </w:t>
      </w:r>
      <w:proofErr w:type="spellStart"/>
      <w:r>
        <w:rPr>
          <w:color w:val="1F1F1F"/>
          <w:sz w:val="24"/>
          <w:szCs w:val="24"/>
          <w:highlight w:val="white"/>
        </w:rPr>
        <w:t>prohlídku</w:t>
      </w:r>
      <w:proofErr w:type="spellEnd"/>
      <w:r>
        <w:rPr>
          <w:color w:val="1F1F1F"/>
          <w:sz w:val="24"/>
          <w:szCs w:val="24"/>
          <w:highlight w:val="white"/>
        </w:rPr>
        <w:t xml:space="preserve"> </w:t>
      </w:r>
      <w:proofErr w:type="spellStart"/>
      <w:r>
        <w:rPr>
          <w:color w:val="1F1F1F"/>
          <w:sz w:val="24"/>
          <w:szCs w:val="24"/>
          <w:highlight w:val="white"/>
        </w:rPr>
        <w:t>ještě</w:t>
      </w:r>
      <w:proofErr w:type="spellEnd"/>
      <w:r>
        <w:rPr>
          <w:color w:val="1F1F1F"/>
          <w:sz w:val="24"/>
          <w:szCs w:val="24"/>
          <w:highlight w:val="white"/>
        </w:rPr>
        <w:t xml:space="preserve"> </w:t>
      </w:r>
      <w:proofErr w:type="spellStart"/>
      <w:r>
        <w:rPr>
          <w:color w:val="1F1F1F"/>
          <w:sz w:val="24"/>
          <w:szCs w:val="24"/>
          <w:highlight w:val="white"/>
        </w:rPr>
        <w:t>před</w:t>
      </w:r>
      <w:proofErr w:type="spellEnd"/>
      <w:r>
        <w:rPr>
          <w:color w:val="1F1F1F"/>
          <w:sz w:val="24"/>
          <w:szCs w:val="24"/>
          <w:highlight w:val="white"/>
        </w:rPr>
        <w:t xml:space="preserve"> </w:t>
      </w:r>
      <w:proofErr w:type="spellStart"/>
      <w:r>
        <w:rPr>
          <w:color w:val="1F1F1F"/>
          <w:sz w:val="24"/>
          <w:szCs w:val="24"/>
          <w:highlight w:val="white"/>
        </w:rPr>
        <w:t>závazným</w:t>
      </w:r>
      <w:proofErr w:type="spellEnd"/>
      <w:r>
        <w:rPr>
          <w:color w:val="1F1F1F"/>
          <w:sz w:val="24"/>
          <w:szCs w:val="24"/>
          <w:highlight w:val="white"/>
        </w:rPr>
        <w:t xml:space="preserve"> </w:t>
      </w:r>
      <w:proofErr w:type="spellStart"/>
      <w:r>
        <w:rPr>
          <w:color w:val="1F1F1F"/>
          <w:sz w:val="24"/>
          <w:szCs w:val="24"/>
          <w:highlight w:val="white"/>
        </w:rPr>
        <w:t>přijetím</w:t>
      </w:r>
      <w:proofErr w:type="spellEnd"/>
      <w:r>
        <w:rPr>
          <w:color w:val="1F1F1F"/>
          <w:sz w:val="24"/>
          <w:szCs w:val="24"/>
          <w:highlight w:val="white"/>
        </w:rPr>
        <w:t xml:space="preserve">. </w:t>
      </w:r>
      <w:r>
        <w:rPr>
          <w:i/>
          <w:iCs/>
          <w:color w:val="1F1F1F"/>
          <w:sz w:val="24"/>
          <w:szCs w:val="24"/>
          <w:highlight w:val="white"/>
        </w:rPr>
        <w:t>[</w:t>
      </w:r>
      <w:proofErr w:type="spellStart"/>
      <w:r>
        <w:rPr>
          <w:i/>
          <w:iCs/>
          <w:color w:val="1F1F1F"/>
          <w:sz w:val="24"/>
          <w:szCs w:val="24"/>
          <w:highlight w:val="white"/>
        </w:rPr>
        <w:t>Ověřit</w:t>
      </w:r>
      <w:proofErr w:type="spellEnd"/>
      <w:r>
        <w:rPr>
          <w:i/>
          <w:iCs/>
          <w:color w:val="1F1F1F"/>
          <w:sz w:val="24"/>
          <w:szCs w:val="24"/>
          <w:highlight w:val="white"/>
        </w:rPr>
        <w:t xml:space="preserve">: </w:t>
      </w:r>
      <w:proofErr w:type="spellStart"/>
      <w:r>
        <w:rPr>
          <w:i/>
          <w:iCs/>
          <w:color w:val="1F1F1F"/>
          <w:sz w:val="24"/>
          <w:szCs w:val="24"/>
          <w:highlight w:val="white"/>
        </w:rPr>
        <w:t>zda</w:t>
      </w:r>
      <w:proofErr w:type="spellEnd"/>
      <w:r>
        <w:rPr>
          <w:i/>
          <w:iCs/>
          <w:color w:val="1F1F1F"/>
          <w:sz w:val="24"/>
          <w:szCs w:val="24"/>
          <w:highlight w:val="white"/>
        </w:rPr>
        <w:t xml:space="preserve"> </w:t>
      </w:r>
      <w:proofErr w:type="spellStart"/>
      <w:r>
        <w:rPr>
          <w:i/>
          <w:iCs/>
          <w:color w:val="1F1F1F"/>
          <w:sz w:val="24"/>
          <w:szCs w:val="24"/>
          <w:highlight w:val="white"/>
        </w:rPr>
        <w:t>každá</w:t>
      </w:r>
      <w:proofErr w:type="spellEnd"/>
      <w:r>
        <w:rPr>
          <w:i/>
          <w:iCs/>
          <w:color w:val="1F1F1F"/>
          <w:sz w:val="24"/>
          <w:szCs w:val="24"/>
          <w:highlight w:val="white"/>
        </w:rPr>
        <w:t xml:space="preserve"> </w:t>
      </w:r>
      <w:proofErr w:type="spellStart"/>
      <w:r>
        <w:rPr>
          <w:i/>
          <w:iCs/>
          <w:color w:val="1F1F1F"/>
          <w:sz w:val="24"/>
          <w:szCs w:val="24"/>
          <w:highlight w:val="white"/>
        </w:rPr>
        <w:t>městská</w:t>
      </w:r>
      <w:proofErr w:type="spellEnd"/>
      <w:r>
        <w:rPr>
          <w:i/>
          <w:iCs/>
          <w:color w:val="1F1F1F"/>
          <w:sz w:val="24"/>
          <w:szCs w:val="24"/>
          <w:highlight w:val="white"/>
        </w:rPr>
        <w:t xml:space="preserve"> </w:t>
      </w:r>
      <w:proofErr w:type="spellStart"/>
      <w:r>
        <w:rPr>
          <w:i/>
          <w:iCs/>
          <w:color w:val="1F1F1F"/>
          <w:sz w:val="24"/>
          <w:szCs w:val="24"/>
          <w:highlight w:val="white"/>
        </w:rPr>
        <w:t>část</w:t>
      </w:r>
      <w:proofErr w:type="spellEnd"/>
      <w:r>
        <w:rPr>
          <w:i/>
          <w:iCs/>
          <w:color w:val="1F1F1F"/>
          <w:sz w:val="24"/>
          <w:szCs w:val="24"/>
          <w:highlight w:val="white"/>
        </w:rPr>
        <w:t xml:space="preserve"> </w:t>
      </w:r>
      <w:proofErr w:type="spellStart"/>
      <w:r>
        <w:rPr>
          <w:i/>
          <w:iCs/>
          <w:color w:val="1F1F1F"/>
          <w:sz w:val="24"/>
          <w:szCs w:val="24"/>
          <w:highlight w:val="white"/>
        </w:rPr>
        <w:t>prohlídku</w:t>
      </w:r>
      <w:proofErr w:type="spellEnd"/>
      <w:r>
        <w:rPr>
          <w:i/>
          <w:iCs/>
          <w:color w:val="1F1F1F"/>
          <w:sz w:val="24"/>
          <w:szCs w:val="24"/>
          <w:highlight w:val="white"/>
        </w:rPr>
        <w:t xml:space="preserve"> </w:t>
      </w:r>
      <w:proofErr w:type="spellStart"/>
      <w:r>
        <w:rPr>
          <w:i/>
          <w:iCs/>
          <w:color w:val="1F1F1F"/>
          <w:sz w:val="24"/>
          <w:szCs w:val="24"/>
          <w:highlight w:val="white"/>
        </w:rPr>
        <w:t>před</w:t>
      </w:r>
      <w:proofErr w:type="spellEnd"/>
      <w:r>
        <w:rPr>
          <w:i/>
          <w:iCs/>
          <w:color w:val="1F1F1F"/>
          <w:sz w:val="24"/>
          <w:szCs w:val="24"/>
          <w:highlight w:val="white"/>
        </w:rPr>
        <w:t xml:space="preserve"> </w:t>
      </w:r>
      <w:proofErr w:type="spellStart"/>
      <w:r>
        <w:rPr>
          <w:i/>
          <w:iCs/>
          <w:color w:val="1F1F1F"/>
          <w:sz w:val="24"/>
          <w:szCs w:val="24"/>
          <w:highlight w:val="white"/>
        </w:rPr>
        <w:t>přijetím</w:t>
      </w:r>
      <w:proofErr w:type="spellEnd"/>
      <w:r>
        <w:rPr>
          <w:i/>
          <w:iCs/>
          <w:color w:val="1F1F1F"/>
          <w:sz w:val="24"/>
          <w:szCs w:val="24"/>
          <w:highlight w:val="white"/>
        </w:rPr>
        <w:t xml:space="preserve"> </w:t>
      </w:r>
      <w:proofErr w:type="spellStart"/>
      <w:r>
        <w:rPr>
          <w:i/>
          <w:iCs/>
          <w:color w:val="1F1F1F"/>
          <w:sz w:val="24"/>
          <w:szCs w:val="24"/>
          <w:highlight w:val="white"/>
        </w:rPr>
        <w:t>reálně</w:t>
      </w:r>
      <w:proofErr w:type="spellEnd"/>
      <w:r>
        <w:rPr>
          <w:i/>
          <w:iCs/>
          <w:color w:val="1F1F1F"/>
          <w:sz w:val="24"/>
          <w:szCs w:val="24"/>
          <w:highlight w:val="white"/>
        </w:rPr>
        <w:t xml:space="preserve"> </w:t>
      </w:r>
      <w:proofErr w:type="spellStart"/>
      <w:r>
        <w:rPr>
          <w:i/>
          <w:iCs/>
          <w:color w:val="1F1F1F"/>
          <w:sz w:val="24"/>
          <w:szCs w:val="24"/>
          <w:highlight w:val="white"/>
        </w:rPr>
        <w:t>nabízí</w:t>
      </w:r>
      <w:proofErr w:type="spellEnd"/>
      <w:r>
        <w:rPr>
          <w:i/>
          <w:iCs/>
          <w:color w:val="1F1F1F"/>
          <w:sz w:val="24"/>
          <w:szCs w:val="24"/>
          <w:highlight w:val="white"/>
        </w:rPr>
        <w:t xml:space="preserve"> a </w:t>
      </w:r>
      <w:proofErr w:type="spellStart"/>
      <w:r>
        <w:rPr>
          <w:i/>
          <w:iCs/>
          <w:color w:val="1F1F1F"/>
          <w:sz w:val="24"/>
          <w:szCs w:val="24"/>
          <w:highlight w:val="white"/>
        </w:rPr>
        <w:t>jaké</w:t>
      </w:r>
      <w:proofErr w:type="spellEnd"/>
      <w:r>
        <w:rPr>
          <w:i/>
          <w:iCs/>
          <w:color w:val="1F1F1F"/>
          <w:sz w:val="24"/>
          <w:szCs w:val="24"/>
          <w:highlight w:val="white"/>
        </w:rPr>
        <w:t xml:space="preserve"> </w:t>
      </w:r>
      <w:proofErr w:type="spellStart"/>
      <w:r>
        <w:rPr>
          <w:i/>
          <w:iCs/>
          <w:color w:val="1F1F1F"/>
          <w:sz w:val="24"/>
          <w:szCs w:val="24"/>
          <w:highlight w:val="white"/>
        </w:rPr>
        <w:t>jsou</w:t>
      </w:r>
      <w:proofErr w:type="spellEnd"/>
      <w:r>
        <w:rPr>
          <w:i/>
          <w:iCs/>
          <w:color w:val="1F1F1F"/>
          <w:sz w:val="24"/>
          <w:szCs w:val="24"/>
          <w:highlight w:val="white"/>
        </w:rPr>
        <w:t xml:space="preserve"> </w:t>
      </w:r>
      <w:proofErr w:type="spellStart"/>
      <w:r>
        <w:rPr>
          <w:i/>
          <w:iCs/>
          <w:color w:val="1F1F1F"/>
          <w:sz w:val="24"/>
          <w:szCs w:val="24"/>
          <w:highlight w:val="white"/>
        </w:rPr>
        <w:t>důsledky</w:t>
      </w:r>
      <w:proofErr w:type="spellEnd"/>
      <w:r>
        <w:rPr>
          <w:i/>
          <w:iCs/>
          <w:color w:val="1F1F1F"/>
          <w:sz w:val="24"/>
          <w:szCs w:val="24"/>
          <w:highlight w:val="white"/>
        </w:rPr>
        <w:t xml:space="preserve"> </w:t>
      </w:r>
      <w:proofErr w:type="spellStart"/>
      <w:r>
        <w:rPr>
          <w:i/>
          <w:iCs/>
          <w:color w:val="1F1F1F"/>
          <w:sz w:val="24"/>
          <w:szCs w:val="24"/>
          <w:highlight w:val="white"/>
        </w:rPr>
        <w:t>odmítnutí</w:t>
      </w:r>
      <w:proofErr w:type="spellEnd"/>
      <w:r>
        <w:rPr>
          <w:i/>
          <w:iCs/>
          <w:color w:val="1F1F1F"/>
          <w:sz w:val="24"/>
          <w:szCs w:val="24"/>
          <w:highlight w:val="white"/>
        </w:rPr>
        <w:t xml:space="preserve"> </w:t>
      </w:r>
      <w:proofErr w:type="spellStart"/>
      <w:r>
        <w:rPr>
          <w:i/>
          <w:iCs/>
          <w:color w:val="1F1F1F"/>
          <w:sz w:val="24"/>
          <w:szCs w:val="24"/>
          <w:highlight w:val="white"/>
        </w:rPr>
        <w:t>nabídnutého</w:t>
      </w:r>
      <w:proofErr w:type="spellEnd"/>
      <w:r>
        <w:rPr>
          <w:i/>
          <w:iCs/>
          <w:color w:val="1F1F1F"/>
          <w:sz w:val="24"/>
          <w:szCs w:val="24"/>
          <w:highlight w:val="white"/>
        </w:rPr>
        <w:t xml:space="preserve"> </w:t>
      </w:r>
      <w:proofErr w:type="spellStart"/>
      <w:r>
        <w:rPr>
          <w:i/>
          <w:iCs/>
          <w:color w:val="1F1F1F"/>
          <w:sz w:val="24"/>
          <w:szCs w:val="24"/>
          <w:highlight w:val="white"/>
        </w:rPr>
        <w:t>bytu</w:t>
      </w:r>
      <w:proofErr w:type="spellEnd"/>
      <w:r>
        <w:rPr>
          <w:i/>
          <w:iCs/>
          <w:color w:val="1F1F1F"/>
          <w:sz w:val="24"/>
          <w:szCs w:val="24"/>
          <w:highlight w:val="white"/>
        </w:rPr>
        <w:t xml:space="preserve"> v </w:t>
      </w:r>
      <w:proofErr w:type="spellStart"/>
      <w:r>
        <w:rPr>
          <w:i/>
          <w:iCs/>
          <w:color w:val="1F1F1F"/>
          <w:sz w:val="24"/>
          <w:szCs w:val="24"/>
          <w:highlight w:val="white"/>
        </w:rPr>
        <w:t>pořadníkovém</w:t>
      </w:r>
      <w:proofErr w:type="spellEnd"/>
      <w:r>
        <w:rPr>
          <w:i/>
          <w:iCs/>
          <w:color w:val="1F1F1F"/>
          <w:sz w:val="24"/>
          <w:szCs w:val="24"/>
          <w:highlight w:val="white"/>
        </w:rPr>
        <w:t xml:space="preserve"> </w:t>
      </w:r>
      <w:proofErr w:type="spellStart"/>
      <w:r>
        <w:rPr>
          <w:i/>
          <w:iCs/>
          <w:color w:val="1F1F1F"/>
          <w:sz w:val="24"/>
          <w:szCs w:val="24"/>
          <w:highlight w:val="white"/>
        </w:rPr>
        <w:t>systému</w:t>
      </w:r>
      <w:proofErr w:type="spellEnd"/>
      <w:r>
        <w:rPr>
          <w:i/>
          <w:iCs/>
          <w:color w:val="1F1F1F"/>
          <w:sz w:val="24"/>
          <w:szCs w:val="24"/>
          <w:highlight w:val="white"/>
        </w:rPr>
        <w:t xml:space="preserve"> </w:t>
      </w:r>
      <w:proofErr w:type="spellStart"/>
      <w:r>
        <w:rPr>
          <w:i/>
          <w:iCs/>
          <w:color w:val="1F1F1F"/>
          <w:sz w:val="24"/>
          <w:szCs w:val="24"/>
          <w:highlight w:val="white"/>
        </w:rPr>
        <w:t>či</w:t>
      </w:r>
      <w:proofErr w:type="spellEnd"/>
      <w:r>
        <w:rPr>
          <w:i/>
          <w:iCs/>
          <w:color w:val="1F1F1F"/>
          <w:sz w:val="24"/>
          <w:szCs w:val="24"/>
          <w:highlight w:val="white"/>
        </w:rPr>
        <w:t xml:space="preserve"> </w:t>
      </w:r>
      <w:proofErr w:type="spellStart"/>
      <w:r>
        <w:rPr>
          <w:i/>
          <w:iCs/>
          <w:color w:val="1F1F1F"/>
          <w:sz w:val="24"/>
          <w:szCs w:val="24"/>
          <w:highlight w:val="white"/>
        </w:rPr>
        <w:t>zda</w:t>
      </w:r>
      <w:proofErr w:type="spellEnd"/>
      <w:r>
        <w:rPr>
          <w:i/>
          <w:iCs/>
          <w:color w:val="1F1F1F"/>
          <w:sz w:val="24"/>
          <w:szCs w:val="24"/>
          <w:highlight w:val="white"/>
        </w:rPr>
        <w:t xml:space="preserve"> </w:t>
      </w:r>
      <w:proofErr w:type="spellStart"/>
      <w:r>
        <w:rPr>
          <w:i/>
          <w:iCs/>
          <w:color w:val="1F1F1F"/>
          <w:sz w:val="24"/>
          <w:szCs w:val="24"/>
          <w:highlight w:val="white"/>
        </w:rPr>
        <w:t>má</w:t>
      </w:r>
      <w:proofErr w:type="spellEnd"/>
      <w:r>
        <w:rPr>
          <w:i/>
          <w:iCs/>
          <w:color w:val="1F1F1F"/>
          <w:sz w:val="24"/>
          <w:szCs w:val="24"/>
          <w:highlight w:val="white"/>
        </w:rPr>
        <w:t xml:space="preserve"> </w:t>
      </w:r>
      <w:proofErr w:type="spellStart"/>
      <w:r>
        <w:rPr>
          <w:i/>
          <w:iCs/>
          <w:color w:val="1F1F1F"/>
          <w:sz w:val="24"/>
          <w:szCs w:val="24"/>
          <w:highlight w:val="white"/>
        </w:rPr>
        <w:t>nějaké</w:t>
      </w:r>
      <w:proofErr w:type="spellEnd"/>
      <w:r>
        <w:rPr>
          <w:i/>
          <w:iCs/>
          <w:color w:val="1F1F1F"/>
          <w:sz w:val="24"/>
          <w:szCs w:val="24"/>
          <w:highlight w:val="white"/>
        </w:rPr>
        <w:t xml:space="preserve"> </w:t>
      </w:r>
      <w:proofErr w:type="spellStart"/>
      <w:r>
        <w:rPr>
          <w:i/>
          <w:iCs/>
          <w:color w:val="1F1F1F"/>
          <w:sz w:val="24"/>
          <w:szCs w:val="24"/>
          <w:highlight w:val="white"/>
        </w:rPr>
        <w:t>výjimky</w:t>
      </w:r>
      <w:proofErr w:type="spellEnd"/>
      <w:r w:rsidR="00C82871">
        <w:rPr>
          <w:i/>
          <w:iCs/>
          <w:color w:val="1F1F1F"/>
          <w:sz w:val="24"/>
          <w:szCs w:val="24"/>
          <w:highlight w:val="white"/>
        </w:rPr>
        <w:t xml:space="preserve"> </w:t>
      </w:r>
      <w:proofErr w:type="spellStart"/>
      <w:r w:rsidR="00C82871" w:rsidRPr="00C82871">
        <w:rPr>
          <w:i/>
          <w:iCs/>
          <w:color w:val="1F1F1F"/>
          <w:sz w:val="24"/>
          <w:szCs w:val="24"/>
          <w:highlight w:val="yellow"/>
        </w:rPr>
        <w:t>osobně</w:t>
      </w:r>
      <w:proofErr w:type="spellEnd"/>
      <w:r w:rsidR="00C82871" w:rsidRPr="00C82871">
        <w:rPr>
          <w:i/>
          <w:iCs/>
          <w:color w:val="1F1F1F"/>
          <w:sz w:val="24"/>
          <w:szCs w:val="24"/>
          <w:highlight w:val="yellow"/>
        </w:rPr>
        <w:t xml:space="preserve"> </w:t>
      </w:r>
      <w:proofErr w:type="spellStart"/>
      <w:r w:rsidR="00C82871" w:rsidRPr="00C82871">
        <w:rPr>
          <w:i/>
          <w:iCs/>
          <w:color w:val="1F1F1F"/>
          <w:sz w:val="24"/>
          <w:szCs w:val="24"/>
          <w:highlight w:val="yellow"/>
        </w:rPr>
        <w:t>mám</w:t>
      </w:r>
      <w:proofErr w:type="spellEnd"/>
      <w:r w:rsidR="00C82871" w:rsidRPr="00C82871">
        <w:rPr>
          <w:i/>
          <w:iCs/>
          <w:color w:val="1F1F1F"/>
          <w:sz w:val="24"/>
          <w:szCs w:val="24"/>
          <w:highlight w:val="yellow"/>
        </w:rPr>
        <w:t xml:space="preserve"> za to, </w:t>
      </w:r>
      <w:proofErr w:type="spellStart"/>
      <w:r w:rsidR="00C82871" w:rsidRPr="00C82871">
        <w:rPr>
          <w:i/>
          <w:iCs/>
          <w:color w:val="1F1F1F"/>
          <w:sz w:val="24"/>
          <w:szCs w:val="24"/>
          <w:highlight w:val="yellow"/>
        </w:rPr>
        <w:t>že</w:t>
      </w:r>
      <w:proofErr w:type="spellEnd"/>
      <w:r w:rsidR="00C82871" w:rsidRPr="00C82871">
        <w:rPr>
          <w:i/>
          <w:iCs/>
          <w:color w:val="1F1F1F"/>
          <w:sz w:val="24"/>
          <w:szCs w:val="24"/>
          <w:highlight w:val="yellow"/>
        </w:rPr>
        <w:t xml:space="preserve"> ne…</w:t>
      </w:r>
      <w:r w:rsidRPr="00C82871">
        <w:rPr>
          <w:i/>
          <w:iCs/>
          <w:color w:val="1F1F1F"/>
          <w:sz w:val="24"/>
          <w:szCs w:val="24"/>
          <w:highlight w:val="yellow"/>
        </w:rPr>
        <w:t>]</w:t>
      </w:r>
    </w:p>
    <w:p w14:paraId="3F4FF2D5" w14:textId="77777777" w:rsidR="00F35B07" w:rsidRDefault="00000000">
      <w:pPr>
        <w:rPr>
          <w:color w:val="1F1F1F"/>
          <w:sz w:val="24"/>
          <w:szCs w:val="24"/>
          <w:highlight w:val="white"/>
        </w:rPr>
      </w:pPr>
      <w:r>
        <w:pict w14:anchorId="395851A8">
          <v:rect id="_x0000_i1028" style="width:0;height:1.5pt" o:hralign="center" o:hrstd="t" o:hr="t" fillcolor="#a0a0a0" stroked="f"/>
        </w:pict>
      </w:r>
    </w:p>
    <w:p w14:paraId="7923AB8B" w14:textId="77777777" w:rsidR="00F35B07" w:rsidRDefault="00000000">
      <w:pPr>
        <w:pStyle w:val="Nadpis2"/>
        <w:keepNext w:val="0"/>
        <w:keepLines w:val="0"/>
        <w:spacing w:after="80"/>
        <w:rPr>
          <w:b/>
          <w:bCs/>
          <w:color w:val="1F1F1F"/>
          <w:sz w:val="34"/>
          <w:szCs w:val="34"/>
          <w:highlight w:val="white"/>
        </w:rPr>
      </w:pPr>
      <w:bookmarkStart w:id="35" w:name="_v4sheky8z5b6" w:colFirst="0" w:colLast="0"/>
      <w:bookmarkEnd w:id="35"/>
      <w:r>
        <w:rPr>
          <w:b/>
          <w:bCs/>
          <w:color w:val="1F1F1F"/>
          <w:sz w:val="34"/>
          <w:szCs w:val="34"/>
          <w:highlight w:val="white"/>
        </w:rPr>
        <w:t xml:space="preserve">4. </w:t>
      </w:r>
      <w:proofErr w:type="spellStart"/>
      <w:r>
        <w:rPr>
          <w:b/>
          <w:bCs/>
          <w:color w:val="1F1F1F"/>
          <w:sz w:val="34"/>
          <w:szCs w:val="34"/>
          <w:highlight w:val="white"/>
        </w:rPr>
        <w:t>Startovací</w:t>
      </w:r>
      <w:proofErr w:type="spellEnd"/>
      <w:r>
        <w:rPr>
          <w:b/>
          <w:bCs/>
          <w:color w:val="1F1F1F"/>
          <w:sz w:val="34"/>
          <w:szCs w:val="34"/>
          <w:highlight w:val="white"/>
        </w:rPr>
        <w:t xml:space="preserve"> </w:t>
      </w:r>
      <w:proofErr w:type="spellStart"/>
      <w:r>
        <w:rPr>
          <w:b/>
          <w:bCs/>
          <w:color w:val="1F1F1F"/>
          <w:sz w:val="34"/>
          <w:szCs w:val="34"/>
          <w:highlight w:val="white"/>
        </w:rPr>
        <w:t>byty</w:t>
      </w:r>
      <w:proofErr w:type="spellEnd"/>
      <w:r>
        <w:rPr>
          <w:b/>
          <w:bCs/>
          <w:color w:val="1F1F1F"/>
          <w:sz w:val="34"/>
          <w:szCs w:val="34"/>
          <w:highlight w:val="white"/>
        </w:rPr>
        <w:t xml:space="preserve"> pro </w:t>
      </w:r>
      <w:proofErr w:type="spellStart"/>
      <w:r>
        <w:rPr>
          <w:b/>
          <w:bCs/>
          <w:color w:val="1F1F1F"/>
          <w:sz w:val="34"/>
          <w:szCs w:val="34"/>
          <w:highlight w:val="white"/>
        </w:rPr>
        <w:t>mladé</w:t>
      </w:r>
      <w:proofErr w:type="spellEnd"/>
      <w:r>
        <w:rPr>
          <w:b/>
          <w:bCs/>
          <w:color w:val="1F1F1F"/>
          <w:sz w:val="34"/>
          <w:szCs w:val="34"/>
          <w:highlight w:val="white"/>
        </w:rPr>
        <w:t xml:space="preserve"> do 40 let</w:t>
      </w:r>
    </w:p>
    <w:p w14:paraId="6878EF5A" w14:textId="6823BCD4" w:rsidR="00F35B07" w:rsidRDefault="00000000">
      <w:pPr>
        <w:spacing w:before="240" w:after="240"/>
        <w:rPr>
          <w:color w:val="1F1F1F"/>
          <w:sz w:val="24"/>
          <w:szCs w:val="24"/>
          <w:highlight w:val="white"/>
        </w:rPr>
      </w:pPr>
      <w:proofErr w:type="spellStart"/>
      <w:r>
        <w:rPr>
          <w:color w:val="1F1F1F"/>
          <w:sz w:val="24"/>
          <w:szCs w:val="24"/>
          <w:highlight w:val="white"/>
        </w:rPr>
        <w:t>Pokud</w:t>
      </w:r>
      <w:proofErr w:type="spellEnd"/>
      <w:r>
        <w:rPr>
          <w:color w:val="1F1F1F"/>
          <w:sz w:val="24"/>
          <w:szCs w:val="24"/>
          <w:highlight w:val="white"/>
        </w:rPr>
        <w:t xml:space="preserve"> je </w:t>
      </w:r>
      <w:proofErr w:type="spellStart"/>
      <w:r>
        <w:rPr>
          <w:color w:val="1F1F1F"/>
          <w:sz w:val="24"/>
          <w:szCs w:val="24"/>
          <w:highlight w:val="white"/>
        </w:rPr>
        <w:t>vám</w:t>
      </w:r>
      <w:proofErr w:type="spellEnd"/>
      <w:r>
        <w:rPr>
          <w:color w:val="1F1F1F"/>
          <w:sz w:val="24"/>
          <w:szCs w:val="24"/>
          <w:highlight w:val="white"/>
        </w:rPr>
        <w:t xml:space="preserve"> </w:t>
      </w:r>
      <w:proofErr w:type="spellStart"/>
      <w:r>
        <w:rPr>
          <w:color w:val="1F1F1F"/>
          <w:sz w:val="24"/>
          <w:szCs w:val="24"/>
          <w:highlight w:val="white"/>
        </w:rPr>
        <w:t>méně</w:t>
      </w:r>
      <w:proofErr w:type="spellEnd"/>
      <w:r>
        <w:rPr>
          <w:color w:val="1F1F1F"/>
          <w:sz w:val="24"/>
          <w:szCs w:val="24"/>
          <w:highlight w:val="white"/>
        </w:rPr>
        <w:t xml:space="preserve"> </w:t>
      </w:r>
      <w:proofErr w:type="spellStart"/>
      <w:r>
        <w:rPr>
          <w:color w:val="1F1F1F"/>
          <w:sz w:val="24"/>
          <w:szCs w:val="24"/>
          <w:highlight w:val="white"/>
        </w:rPr>
        <w:t>než</w:t>
      </w:r>
      <w:proofErr w:type="spellEnd"/>
      <w:r>
        <w:rPr>
          <w:color w:val="1F1F1F"/>
          <w:sz w:val="24"/>
          <w:szCs w:val="24"/>
          <w:highlight w:val="white"/>
        </w:rPr>
        <w:t xml:space="preserve"> 40 let, </w:t>
      </w:r>
      <w:proofErr w:type="spellStart"/>
      <w:r>
        <w:rPr>
          <w:color w:val="1F1F1F"/>
          <w:sz w:val="24"/>
          <w:szCs w:val="24"/>
          <w:highlight w:val="white"/>
        </w:rPr>
        <w:t>stojí</w:t>
      </w:r>
      <w:proofErr w:type="spellEnd"/>
      <w:r>
        <w:rPr>
          <w:color w:val="1F1F1F"/>
          <w:sz w:val="24"/>
          <w:szCs w:val="24"/>
          <w:highlight w:val="white"/>
        </w:rPr>
        <w:t xml:space="preserve"> za </w:t>
      </w:r>
      <w:proofErr w:type="spellStart"/>
      <w:r>
        <w:rPr>
          <w:color w:val="1F1F1F"/>
          <w:sz w:val="24"/>
          <w:szCs w:val="24"/>
          <w:highlight w:val="white"/>
        </w:rPr>
        <w:t>zvážení</w:t>
      </w:r>
      <w:proofErr w:type="spellEnd"/>
      <w:r>
        <w:rPr>
          <w:color w:val="1F1F1F"/>
          <w:sz w:val="24"/>
          <w:szCs w:val="24"/>
          <w:highlight w:val="white"/>
        </w:rPr>
        <w:t xml:space="preserve"> </w:t>
      </w:r>
      <w:proofErr w:type="spellStart"/>
      <w:r>
        <w:rPr>
          <w:color w:val="1F1F1F"/>
          <w:sz w:val="24"/>
          <w:szCs w:val="24"/>
          <w:highlight w:val="white"/>
        </w:rPr>
        <w:t>startovací</w:t>
      </w:r>
      <w:proofErr w:type="spellEnd"/>
      <w:r>
        <w:rPr>
          <w:color w:val="1F1F1F"/>
          <w:sz w:val="24"/>
          <w:szCs w:val="24"/>
          <w:highlight w:val="white"/>
        </w:rPr>
        <w:t xml:space="preserve"> </w:t>
      </w:r>
      <w:proofErr w:type="spellStart"/>
      <w:r>
        <w:rPr>
          <w:color w:val="1F1F1F"/>
          <w:sz w:val="24"/>
          <w:szCs w:val="24"/>
          <w:highlight w:val="white"/>
        </w:rPr>
        <w:t>byty</w:t>
      </w:r>
      <w:proofErr w:type="spellEnd"/>
      <w:r>
        <w:rPr>
          <w:color w:val="1F1F1F"/>
          <w:sz w:val="24"/>
          <w:szCs w:val="24"/>
          <w:highlight w:val="white"/>
        </w:rPr>
        <w:t xml:space="preserve">, </w:t>
      </w:r>
      <w:proofErr w:type="spellStart"/>
      <w:r>
        <w:rPr>
          <w:color w:val="1F1F1F"/>
          <w:sz w:val="24"/>
          <w:szCs w:val="24"/>
          <w:highlight w:val="white"/>
        </w:rPr>
        <w:t>které</w:t>
      </w:r>
      <w:proofErr w:type="spellEnd"/>
      <w:r>
        <w:rPr>
          <w:color w:val="1F1F1F"/>
          <w:sz w:val="24"/>
          <w:szCs w:val="24"/>
          <w:highlight w:val="white"/>
        </w:rPr>
        <w:t xml:space="preserve"> </w:t>
      </w:r>
      <w:proofErr w:type="spellStart"/>
      <w:r>
        <w:rPr>
          <w:color w:val="1F1F1F"/>
          <w:sz w:val="24"/>
          <w:szCs w:val="24"/>
          <w:highlight w:val="white"/>
        </w:rPr>
        <w:t>spravuje</w:t>
      </w:r>
      <w:proofErr w:type="spellEnd"/>
      <w:r>
        <w:rPr>
          <w:color w:val="1F1F1F"/>
          <w:sz w:val="24"/>
          <w:szCs w:val="24"/>
          <w:highlight w:val="white"/>
        </w:rPr>
        <w:t xml:space="preserve"> </w:t>
      </w:r>
      <w:proofErr w:type="spellStart"/>
      <w:r>
        <w:rPr>
          <w:color w:val="1F1F1F"/>
          <w:sz w:val="24"/>
          <w:szCs w:val="24"/>
          <w:highlight w:val="white"/>
        </w:rPr>
        <w:t>přímo</w:t>
      </w:r>
      <w:proofErr w:type="spellEnd"/>
      <w:r>
        <w:rPr>
          <w:color w:val="1F1F1F"/>
          <w:sz w:val="24"/>
          <w:szCs w:val="24"/>
          <w:highlight w:val="white"/>
        </w:rPr>
        <w:t xml:space="preserve"> </w:t>
      </w:r>
      <w:proofErr w:type="spellStart"/>
      <w:r>
        <w:rPr>
          <w:color w:val="1F1F1F"/>
          <w:sz w:val="24"/>
          <w:szCs w:val="24"/>
          <w:highlight w:val="white"/>
        </w:rPr>
        <w:t>Bytový</w:t>
      </w:r>
      <w:proofErr w:type="spellEnd"/>
      <w:r>
        <w:rPr>
          <w:color w:val="1F1F1F"/>
          <w:sz w:val="24"/>
          <w:szCs w:val="24"/>
          <w:highlight w:val="white"/>
        </w:rPr>
        <w:t xml:space="preserve"> </w:t>
      </w:r>
      <w:proofErr w:type="spellStart"/>
      <w:r>
        <w:rPr>
          <w:color w:val="1F1F1F"/>
          <w:sz w:val="24"/>
          <w:szCs w:val="24"/>
          <w:highlight w:val="white"/>
        </w:rPr>
        <w:t>odbor</w:t>
      </w:r>
      <w:proofErr w:type="spellEnd"/>
      <w:r>
        <w:rPr>
          <w:color w:val="1F1F1F"/>
          <w:sz w:val="24"/>
          <w:szCs w:val="24"/>
          <w:highlight w:val="white"/>
        </w:rPr>
        <w:t xml:space="preserve"> </w:t>
      </w:r>
      <w:proofErr w:type="spellStart"/>
      <w:r>
        <w:rPr>
          <w:color w:val="1F1F1F"/>
          <w:sz w:val="24"/>
          <w:szCs w:val="24"/>
          <w:highlight w:val="white"/>
        </w:rPr>
        <w:t>magistrátu</w:t>
      </w:r>
      <w:proofErr w:type="spellEnd"/>
      <w:r>
        <w:rPr>
          <w:color w:val="1F1F1F"/>
          <w:sz w:val="24"/>
          <w:szCs w:val="24"/>
          <w:highlight w:val="white"/>
        </w:rPr>
        <w:t xml:space="preserve">. </w:t>
      </w:r>
      <w:proofErr w:type="spellStart"/>
      <w:r>
        <w:rPr>
          <w:color w:val="1F1F1F"/>
          <w:sz w:val="24"/>
          <w:szCs w:val="24"/>
          <w:highlight w:val="white"/>
        </w:rPr>
        <w:t>Jsou</w:t>
      </w:r>
      <w:proofErr w:type="spellEnd"/>
      <w:r>
        <w:rPr>
          <w:color w:val="1F1F1F"/>
          <w:sz w:val="24"/>
          <w:szCs w:val="24"/>
          <w:highlight w:val="white"/>
        </w:rPr>
        <w:t xml:space="preserve"> </w:t>
      </w:r>
      <w:proofErr w:type="spellStart"/>
      <w:r>
        <w:rPr>
          <w:color w:val="1F1F1F"/>
          <w:sz w:val="24"/>
          <w:szCs w:val="24"/>
          <w:highlight w:val="white"/>
        </w:rPr>
        <w:t>určené</w:t>
      </w:r>
      <w:proofErr w:type="spellEnd"/>
      <w:r>
        <w:rPr>
          <w:color w:val="1F1F1F"/>
          <w:sz w:val="24"/>
          <w:szCs w:val="24"/>
          <w:highlight w:val="white"/>
        </w:rPr>
        <w:t xml:space="preserve"> </w:t>
      </w:r>
      <w:proofErr w:type="spellStart"/>
      <w:r w:rsidR="00C82871">
        <w:rPr>
          <w:color w:val="1F1F1F"/>
          <w:sz w:val="24"/>
          <w:szCs w:val="24"/>
          <w:highlight w:val="white"/>
        </w:rPr>
        <w:t>pracujícím</w:t>
      </w:r>
      <w:proofErr w:type="spellEnd"/>
      <w:r w:rsidR="00C82871">
        <w:rPr>
          <w:color w:val="1F1F1F"/>
          <w:sz w:val="24"/>
          <w:szCs w:val="24"/>
          <w:highlight w:val="white"/>
        </w:rPr>
        <w:t xml:space="preserve"> </w:t>
      </w:r>
      <w:r w:rsidR="00C82871" w:rsidRPr="00C82871">
        <w:rPr>
          <w:color w:val="1F1F1F"/>
          <w:sz w:val="24"/>
          <w:szCs w:val="24"/>
          <w:highlight w:val="yellow"/>
        </w:rPr>
        <w:t>[</w:t>
      </w:r>
      <w:proofErr w:type="spellStart"/>
      <w:r w:rsidR="00C82871" w:rsidRPr="00C82871">
        <w:rPr>
          <w:color w:val="1F1F1F"/>
          <w:sz w:val="24"/>
          <w:szCs w:val="24"/>
          <w:highlight w:val="yellow"/>
        </w:rPr>
        <w:t>zda</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doplnit</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nechám</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na</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Vašem</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zvážení</w:t>
      </w:r>
      <w:proofErr w:type="spellEnd"/>
      <w:r w:rsidR="00C82871" w:rsidRPr="00C82871">
        <w:rPr>
          <w:color w:val="1F1F1F"/>
          <w:sz w:val="24"/>
          <w:szCs w:val="24"/>
          <w:highlight w:val="yellow"/>
        </w:rPr>
        <w:t xml:space="preserve">, ale do </w:t>
      </w:r>
      <w:proofErr w:type="spellStart"/>
      <w:r w:rsidR="00C82871" w:rsidRPr="00C82871">
        <w:rPr>
          <w:color w:val="1F1F1F"/>
          <w:sz w:val="24"/>
          <w:szCs w:val="24"/>
          <w:highlight w:val="yellow"/>
        </w:rPr>
        <w:t>příjmů</w:t>
      </w:r>
      <w:proofErr w:type="spellEnd"/>
      <w:r w:rsidR="00C82871" w:rsidRPr="00C82871">
        <w:rPr>
          <w:color w:val="1F1F1F"/>
          <w:sz w:val="24"/>
          <w:szCs w:val="24"/>
          <w:highlight w:val="yellow"/>
        </w:rPr>
        <w:t xml:space="preserve"> se </w:t>
      </w:r>
      <w:proofErr w:type="spellStart"/>
      <w:r w:rsidR="00C82871" w:rsidRPr="00C82871">
        <w:rPr>
          <w:color w:val="1F1F1F"/>
          <w:sz w:val="24"/>
          <w:szCs w:val="24"/>
          <w:highlight w:val="yellow"/>
        </w:rPr>
        <w:t>nepočítají</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dávky</w:t>
      </w:r>
      <w:proofErr w:type="spellEnd"/>
      <w:r w:rsidR="00C82871" w:rsidRPr="00C82871">
        <w:rPr>
          <w:color w:val="1F1F1F"/>
          <w:sz w:val="24"/>
          <w:szCs w:val="24"/>
          <w:highlight w:val="yellow"/>
        </w:rPr>
        <w:t xml:space="preserve"> a </w:t>
      </w:r>
      <w:proofErr w:type="spellStart"/>
      <w:r w:rsidR="00C82871" w:rsidRPr="00C82871">
        <w:rPr>
          <w:color w:val="1F1F1F"/>
          <w:sz w:val="24"/>
          <w:szCs w:val="24"/>
          <w:highlight w:val="yellow"/>
        </w:rPr>
        <w:t>dokonce</w:t>
      </w:r>
      <w:proofErr w:type="spellEnd"/>
      <w:r w:rsidR="00C82871" w:rsidRPr="00C82871">
        <w:rPr>
          <w:color w:val="1F1F1F"/>
          <w:sz w:val="24"/>
          <w:szCs w:val="24"/>
          <w:highlight w:val="yellow"/>
        </w:rPr>
        <w:t xml:space="preserve"> ani </w:t>
      </w:r>
      <w:proofErr w:type="spellStart"/>
      <w:r w:rsidR="00C82871" w:rsidRPr="00C82871">
        <w:rPr>
          <w:color w:val="1F1F1F"/>
          <w:sz w:val="24"/>
          <w:szCs w:val="24"/>
          <w:highlight w:val="yellow"/>
        </w:rPr>
        <w:t>invalidní</w:t>
      </w:r>
      <w:proofErr w:type="spellEnd"/>
      <w:r w:rsidR="00C82871" w:rsidRPr="00C82871">
        <w:rPr>
          <w:color w:val="1F1F1F"/>
          <w:sz w:val="24"/>
          <w:szCs w:val="24"/>
          <w:highlight w:val="yellow"/>
        </w:rPr>
        <w:t xml:space="preserve"> </w:t>
      </w:r>
      <w:proofErr w:type="spellStart"/>
      <w:r w:rsidR="00C82871" w:rsidRPr="00C82871">
        <w:rPr>
          <w:color w:val="1F1F1F"/>
          <w:sz w:val="24"/>
          <w:szCs w:val="24"/>
          <w:highlight w:val="yellow"/>
        </w:rPr>
        <w:t>důchod</w:t>
      </w:r>
      <w:proofErr w:type="spellEnd"/>
      <w:r w:rsidR="00C82871" w:rsidRPr="00C82871">
        <w:rPr>
          <w:color w:val="1F1F1F"/>
          <w:sz w:val="24"/>
          <w:szCs w:val="24"/>
          <w:highlight w:val="yellow"/>
        </w:rPr>
        <w:t>]</w:t>
      </w:r>
      <w:r w:rsidR="00C82871">
        <w:rPr>
          <w:color w:val="1F1F1F"/>
          <w:sz w:val="24"/>
          <w:szCs w:val="24"/>
          <w:highlight w:val="yellow"/>
        </w:rPr>
        <w:t xml:space="preserve"> </w:t>
      </w:r>
      <w:proofErr w:type="spellStart"/>
      <w:r>
        <w:rPr>
          <w:color w:val="1F1F1F"/>
          <w:sz w:val="24"/>
          <w:szCs w:val="24"/>
          <w:highlight w:val="white"/>
        </w:rPr>
        <w:t>jednotlivcům</w:t>
      </w:r>
      <w:proofErr w:type="spellEnd"/>
      <w:r>
        <w:rPr>
          <w:color w:val="1F1F1F"/>
          <w:sz w:val="24"/>
          <w:szCs w:val="24"/>
          <w:highlight w:val="white"/>
        </w:rPr>
        <w:t xml:space="preserve"> i </w:t>
      </w:r>
      <w:proofErr w:type="spellStart"/>
      <w:r>
        <w:rPr>
          <w:color w:val="1F1F1F"/>
          <w:sz w:val="24"/>
          <w:szCs w:val="24"/>
          <w:highlight w:val="white"/>
        </w:rPr>
        <w:t>párům</w:t>
      </w:r>
      <w:proofErr w:type="spellEnd"/>
      <w:r>
        <w:rPr>
          <w:color w:val="1F1F1F"/>
          <w:sz w:val="24"/>
          <w:szCs w:val="24"/>
          <w:highlight w:val="white"/>
        </w:rPr>
        <w:t xml:space="preserve">, </w:t>
      </w:r>
      <w:proofErr w:type="spellStart"/>
      <w:r>
        <w:rPr>
          <w:color w:val="1F1F1F"/>
          <w:sz w:val="24"/>
          <w:szCs w:val="24"/>
          <w:highlight w:val="white"/>
        </w:rPr>
        <w:t>kteří</w:t>
      </w:r>
      <w:proofErr w:type="spellEnd"/>
      <w:r>
        <w:rPr>
          <w:color w:val="1F1F1F"/>
          <w:sz w:val="24"/>
          <w:szCs w:val="24"/>
          <w:highlight w:val="white"/>
        </w:rPr>
        <w:t xml:space="preserve"> </w:t>
      </w:r>
      <w:proofErr w:type="spellStart"/>
      <w:r>
        <w:rPr>
          <w:color w:val="1F1F1F"/>
          <w:sz w:val="24"/>
          <w:szCs w:val="24"/>
          <w:highlight w:val="white"/>
        </w:rPr>
        <w:t>nevlastní</w:t>
      </w:r>
      <w:proofErr w:type="spellEnd"/>
      <w:r>
        <w:rPr>
          <w:color w:val="1F1F1F"/>
          <w:sz w:val="24"/>
          <w:szCs w:val="24"/>
          <w:highlight w:val="white"/>
        </w:rPr>
        <w:t xml:space="preserve"> </w:t>
      </w:r>
      <w:proofErr w:type="spellStart"/>
      <w:r>
        <w:rPr>
          <w:color w:val="1F1F1F"/>
          <w:sz w:val="24"/>
          <w:szCs w:val="24"/>
          <w:highlight w:val="white"/>
        </w:rPr>
        <w:t>nemovitost</w:t>
      </w:r>
      <w:proofErr w:type="spellEnd"/>
      <w:r>
        <w:rPr>
          <w:color w:val="1F1F1F"/>
          <w:sz w:val="24"/>
          <w:szCs w:val="24"/>
          <w:highlight w:val="white"/>
        </w:rPr>
        <w:t xml:space="preserve"> k </w:t>
      </w:r>
      <w:proofErr w:type="spellStart"/>
      <w:r>
        <w:rPr>
          <w:color w:val="1F1F1F"/>
          <w:sz w:val="24"/>
          <w:szCs w:val="24"/>
          <w:highlight w:val="white"/>
        </w:rPr>
        <w:t>bydlení</w:t>
      </w:r>
      <w:proofErr w:type="spellEnd"/>
      <w:r>
        <w:rPr>
          <w:color w:val="1F1F1F"/>
          <w:sz w:val="24"/>
          <w:szCs w:val="24"/>
          <w:highlight w:val="white"/>
        </w:rPr>
        <w:t xml:space="preserve"> a </w:t>
      </w:r>
      <w:proofErr w:type="spellStart"/>
      <w:r>
        <w:rPr>
          <w:color w:val="1F1F1F"/>
          <w:sz w:val="24"/>
          <w:szCs w:val="24"/>
          <w:highlight w:val="white"/>
        </w:rPr>
        <w:t>vejdou</w:t>
      </w:r>
      <w:proofErr w:type="spellEnd"/>
      <w:r>
        <w:rPr>
          <w:color w:val="1F1F1F"/>
          <w:sz w:val="24"/>
          <w:szCs w:val="24"/>
          <w:highlight w:val="white"/>
        </w:rPr>
        <w:t xml:space="preserve"> se do </w:t>
      </w:r>
      <w:proofErr w:type="spellStart"/>
      <w:r>
        <w:rPr>
          <w:color w:val="1F1F1F"/>
          <w:sz w:val="24"/>
          <w:szCs w:val="24"/>
          <w:highlight w:val="white"/>
        </w:rPr>
        <w:t>příjmového</w:t>
      </w:r>
      <w:proofErr w:type="spellEnd"/>
      <w:r>
        <w:rPr>
          <w:color w:val="1F1F1F"/>
          <w:sz w:val="24"/>
          <w:szCs w:val="24"/>
          <w:highlight w:val="white"/>
        </w:rPr>
        <w:t xml:space="preserve"> </w:t>
      </w:r>
      <w:proofErr w:type="spellStart"/>
      <w:r>
        <w:rPr>
          <w:color w:val="1F1F1F"/>
          <w:sz w:val="24"/>
          <w:szCs w:val="24"/>
          <w:highlight w:val="white"/>
        </w:rPr>
        <w:t>pásma</w:t>
      </w:r>
      <w:proofErr w:type="spellEnd"/>
      <w:r>
        <w:rPr>
          <w:color w:val="1F1F1F"/>
          <w:sz w:val="24"/>
          <w:szCs w:val="24"/>
          <w:highlight w:val="white"/>
        </w:rPr>
        <w:t xml:space="preserve">. </w:t>
      </w:r>
      <w:commentRangeStart w:id="36"/>
      <w:r>
        <w:rPr>
          <w:color w:val="1F1F1F"/>
          <w:sz w:val="24"/>
          <w:szCs w:val="24"/>
          <w:highlight w:val="white"/>
        </w:rPr>
        <w:t xml:space="preserve">U </w:t>
      </w:r>
      <w:proofErr w:type="spellStart"/>
      <w:r>
        <w:rPr>
          <w:color w:val="1F1F1F"/>
          <w:sz w:val="24"/>
          <w:szCs w:val="24"/>
          <w:highlight w:val="white"/>
        </w:rPr>
        <w:t>jednotlivce</w:t>
      </w:r>
      <w:proofErr w:type="spellEnd"/>
      <w:r>
        <w:rPr>
          <w:color w:val="1F1F1F"/>
          <w:sz w:val="24"/>
          <w:szCs w:val="24"/>
          <w:highlight w:val="white"/>
        </w:rPr>
        <w:t xml:space="preserve"> </w:t>
      </w:r>
      <w:proofErr w:type="spellStart"/>
      <w:r>
        <w:rPr>
          <w:color w:val="1F1F1F"/>
          <w:sz w:val="24"/>
          <w:szCs w:val="24"/>
          <w:highlight w:val="white"/>
        </w:rPr>
        <w:t>musí</w:t>
      </w:r>
      <w:proofErr w:type="spellEnd"/>
      <w:r>
        <w:rPr>
          <w:color w:val="1F1F1F"/>
          <w:sz w:val="24"/>
          <w:szCs w:val="24"/>
          <w:highlight w:val="white"/>
        </w:rPr>
        <w:t xml:space="preserve"> </w:t>
      </w:r>
      <w:proofErr w:type="spellStart"/>
      <w:r>
        <w:rPr>
          <w:color w:val="1F1F1F"/>
          <w:sz w:val="24"/>
          <w:szCs w:val="24"/>
          <w:highlight w:val="white"/>
        </w:rPr>
        <w:t>čistý</w:t>
      </w:r>
      <w:proofErr w:type="spellEnd"/>
      <w:r>
        <w:rPr>
          <w:color w:val="1F1F1F"/>
          <w:sz w:val="24"/>
          <w:szCs w:val="24"/>
          <w:highlight w:val="white"/>
        </w:rPr>
        <w:t xml:space="preserve"> </w:t>
      </w:r>
      <w:proofErr w:type="spellStart"/>
      <w:r>
        <w:rPr>
          <w:color w:val="1F1F1F"/>
          <w:sz w:val="24"/>
          <w:szCs w:val="24"/>
          <w:highlight w:val="white"/>
        </w:rPr>
        <w:t>měsíční</w:t>
      </w:r>
      <w:proofErr w:type="spellEnd"/>
      <w:r>
        <w:rPr>
          <w:color w:val="1F1F1F"/>
          <w:sz w:val="24"/>
          <w:szCs w:val="24"/>
          <w:highlight w:val="white"/>
        </w:rPr>
        <w:t xml:space="preserve"> </w:t>
      </w:r>
      <w:proofErr w:type="spellStart"/>
      <w:r>
        <w:rPr>
          <w:color w:val="1F1F1F"/>
          <w:sz w:val="24"/>
          <w:szCs w:val="24"/>
          <w:highlight w:val="white"/>
        </w:rPr>
        <w:t>příjem</w:t>
      </w:r>
      <w:proofErr w:type="spellEnd"/>
      <w:r>
        <w:rPr>
          <w:color w:val="1F1F1F"/>
          <w:sz w:val="24"/>
          <w:szCs w:val="24"/>
          <w:highlight w:val="white"/>
        </w:rPr>
        <w:t xml:space="preserve"> </w:t>
      </w:r>
      <w:proofErr w:type="spellStart"/>
      <w:r>
        <w:rPr>
          <w:color w:val="1F1F1F"/>
          <w:sz w:val="24"/>
          <w:szCs w:val="24"/>
          <w:highlight w:val="white"/>
        </w:rPr>
        <w:t>dosahovat</w:t>
      </w:r>
      <w:proofErr w:type="spellEnd"/>
      <w:r>
        <w:rPr>
          <w:color w:val="1F1F1F"/>
          <w:sz w:val="24"/>
          <w:szCs w:val="24"/>
          <w:highlight w:val="white"/>
        </w:rPr>
        <w:t xml:space="preserve"> 0,5 </w:t>
      </w:r>
      <w:proofErr w:type="spellStart"/>
      <w:r>
        <w:rPr>
          <w:color w:val="1F1F1F"/>
          <w:sz w:val="24"/>
          <w:szCs w:val="24"/>
          <w:highlight w:val="white"/>
        </w:rPr>
        <w:t>až</w:t>
      </w:r>
      <w:proofErr w:type="spellEnd"/>
      <w:r>
        <w:rPr>
          <w:color w:val="1F1F1F"/>
          <w:sz w:val="24"/>
          <w:szCs w:val="24"/>
          <w:highlight w:val="white"/>
        </w:rPr>
        <w:t xml:space="preserve"> 1,0násobku </w:t>
      </w:r>
      <w:proofErr w:type="spellStart"/>
      <w:r>
        <w:rPr>
          <w:color w:val="1F1F1F"/>
          <w:sz w:val="24"/>
          <w:szCs w:val="24"/>
          <w:highlight w:val="white"/>
        </w:rPr>
        <w:t>průměrné</w:t>
      </w:r>
      <w:proofErr w:type="spellEnd"/>
      <w:r>
        <w:rPr>
          <w:color w:val="1F1F1F"/>
          <w:sz w:val="24"/>
          <w:szCs w:val="24"/>
          <w:highlight w:val="white"/>
        </w:rPr>
        <w:t xml:space="preserve"> </w:t>
      </w:r>
      <w:proofErr w:type="spellStart"/>
      <w:r>
        <w:rPr>
          <w:color w:val="1F1F1F"/>
          <w:sz w:val="24"/>
          <w:szCs w:val="24"/>
          <w:highlight w:val="white"/>
        </w:rPr>
        <w:t>hrubé</w:t>
      </w:r>
      <w:proofErr w:type="spellEnd"/>
      <w:r>
        <w:rPr>
          <w:color w:val="1F1F1F"/>
          <w:sz w:val="24"/>
          <w:szCs w:val="24"/>
          <w:highlight w:val="white"/>
        </w:rPr>
        <w:t xml:space="preserve"> </w:t>
      </w:r>
      <w:proofErr w:type="spellStart"/>
      <w:r>
        <w:rPr>
          <w:color w:val="1F1F1F"/>
          <w:sz w:val="24"/>
          <w:szCs w:val="24"/>
          <w:highlight w:val="white"/>
        </w:rPr>
        <w:t>mzdy</w:t>
      </w:r>
      <w:proofErr w:type="spellEnd"/>
      <w:r>
        <w:rPr>
          <w:color w:val="1F1F1F"/>
          <w:sz w:val="24"/>
          <w:szCs w:val="24"/>
          <w:highlight w:val="white"/>
        </w:rPr>
        <w:t xml:space="preserve">, u </w:t>
      </w:r>
      <w:proofErr w:type="spellStart"/>
      <w:r>
        <w:rPr>
          <w:color w:val="1F1F1F"/>
          <w:sz w:val="24"/>
          <w:szCs w:val="24"/>
          <w:highlight w:val="white"/>
        </w:rPr>
        <w:t>páru</w:t>
      </w:r>
      <w:proofErr w:type="spellEnd"/>
      <w:r>
        <w:rPr>
          <w:color w:val="1F1F1F"/>
          <w:sz w:val="24"/>
          <w:szCs w:val="24"/>
          <w:highlight w:val="white"/>
        </w:rPr>
        <w:t xml:space="preserve"> je </w:t>
      </w:r>
      <w:proofErr w:type="spellStart"/>
      <w:r>
        <w:rPr>
          <w:color w:val="1F1F1F"/>
          <w:sz w:val="24"/>
          <w:szCs w:val="24"/>
          <w:highlight w:val="white"/>
        </w:rPr>
        <w:t>pásmo</w:t>
      </w:r>
      <w:proofErr w:type="spellEnd"/>
      <w:r>
        <w:rPr>
          <w:color w:val="1F1F1F"/>
          <w:sz w:val="24"/>
          <w:szCs w:val="24"/>
          <w:highlight w:val="white"/>
        </w:rPr>
        <w:t xml:space="preserve"> 0,8 </w:t>
      </w:r>
      <w:proofErr w:type="spellStart"/>
      <w:r>
        <w:rPr>
          <w:color w:val="1F1F1F"/>
          <w:sz w:val="24"/>
          <w:szCs w:val="24"/>
          <w:highlight w:val="white"/>
        </w:rPr>
        <w:t>až</w:t>
      </w:r>
      <w:proofErr w:type="spellEnd"/>
      <w:r>
        <w:rPr>
          <w:color w:val="1F1F1F"/>
          <w:sz w:val="24"/>
          <w:szCs w:val="24"/>
          <w:highlight w:val="white"/>
        </w:rPr>
        <w:t xml:space="preserve"> 1,7násobku </w:t>
      </w:r>
      <w:proofErr w:type="spellStart"/>
      <w:r>
        <w:rPr>
          <w:color w:val="1F1F1F"/>
          <w:sz w:val="24"/>
          <w:szCs w:val="24"/>
          <w:highlight w:val="white"/>
        </w:rPr>
        <w:t>jejich</w:t>
      </w:r>
      <w:proofErr w:type="spellEnd"/>
      <w:r>
        <w:rPr>
          <w:color w:val="1F1F1F"/>
          <w:sz w:val="24"/>
          <w:szCs w:val="24"/>
          <w:highlight w:val="white"/>
        </w:rPr>
        <w:t xml:space="preserve"> </w:t>
      </w:r>
      <w:proofErr w:type="spellStart"/>
      <w:r>
        <w:rPr>
          <w:color w:val="1F1F1F"/>
          <w:sz w:val="24"/>
          <w:szCs w:val="24"/>
          <w:highlight w:val="white"/>
        </w:rPr>
        <w:t>společného</w:t>
      </w:r>
      <w:proofErr w:type="spellEnd"/>
      <w:r>
        <w:rPr>
          <w:color w:val="1F1F1F"/>
          <w:sz w:val="24"/>
          <w:szCs w:val="24"/>
          <w:highlight w:val="white"/>
        </w:rPr>
        <w:t xml:space="preserve"> </w:t>
      </w:r>
      <w:proofErr w:type="spellStart"/>
      <w:r>
        <w:rPr>
          <w:color w:val="1F1F1F"/>
          <w:sz w:val="24"/>
          <w:szCs w:val="24"/>
          <w:highlight w:val="white"/>
        </w:rPr>
        <w:t>příjmu</w:t>
      </w:r>
      <w:proofErr w:type="spellEnd"/>
      <w:r>
        <w:rPr>
          <w:color w:val="1F1F1F"/>
          <w:sz w:val="24"/>
          <w:szCs w:val="24"/>
          <w:highlight w:val="white"/>
        </w:rPr>
        <w:t>.</w:t>
      </w:r>
      <w:commentRangeEnd w:id="36"/>
      <w:r>
        <w:commentReference w:id="36"/>
      </w:r>
      <w:r>
        <w:rPr>
          <w:color w:val="1F1F1F"/>
          <w:sz w:val="24"/>
          <w:szCs w:val="24"/>
          <w:highlight w:val="white"/>
        </w:rPr>
        <w:t xml:space="preserve"> </w:t>
      </w:r>
      <w:proofErr w:type="spellStart"/>
      <w:r>
        <w:rPr>
          <w:color w:val="1F1F1F"/>
          <w:sz w:val="24"/>
          <w:szCs w:val="24"/>
          <w:highlight w:val="white"/>
        </w:rPr>
        <w:t>Byty</w:t>
      </w:r>
      <w:proofErr w:type="spellEnd"/>
      <w:r>
        <w:rPr>
          <w:color w:val="1F1F1F"/>
          <w:sz w:val="24"/>
          <w:szCs w:val="24"/>
          <w:highlight w:val="white"/>
        </w:rPr>
        <w:t xml:space="preserve"> pro </w:t>
      </w:r>
      <w:proofErr w:type="spellStart"/>
      <w:r>
        <w:rPr>
          <w:color w:val="1F1F1F"/>
          <w:sz w:val="24"/>
          <w:szCs w:val="24"/>
          <w:highlight w:val="white"/>
        </w:rPr>
        <w:t>jednotlivce</w:t>
      </w:r>
      <w:proofErr w:type="spellEnd"/>
      <w:r>
        <w:rPr>
          <w:color w:val="1F1F1F"/>
          <w:sz w:val="24"/>
          <w:szCs w:val="24"/>
          <w:highlight w:val="white"/>
        </w:rPr>
        <w:t xml:space="preserve"> </w:t>
      </w:r>
      <w:proofErr w:type="spellStart"/>
      <w:r>
        <w:rPr>
          <w:color w:val="1F1F1F"/>
          <w:sz w:val="24"/>
          <w:szCs w:val="24"/>
          <w:highlight w:val="white"/>
        </w:rPr>
        <w:t>mívají</w:t>
      </w:r>
      <w:proofErr w:type="spellEnd"/>
      <w:r>
        <w:rPr>
          <w:color w:val="1F1F1F"/>
          <w:sz w:val="24"/>
          <w:szCs w:val="24"/>
          <w:highlight w:val="white"/>
        </w:rPr>
        <w:t xml:space="preserve"> </w:t>
      </w:r>
      <w:proofErr w:type="spellStart"/>
      <w:r>
        <w:rPr>
          <w:color w:val="1F1F1F"/>
          <w:sz w:val="24"/>
          <w:szCs w:val="24"/>
          <w:highlight w:val="white"/>
        </w:rPr>
        <w:t>výměru</w:t>
      </w:r>
      <w:proofErr w:type="spellEnd"/>
      <w:r>
        <w:rPr>
          <w:color w:val="1F1F1F"/>
          <w:sz w:val="24"/>
          <w:szCs w:val="24"/>
          <w:highlight w:val="white"/>
        </w:rPr>
        <w:t xml:space="preserve"> do 40 m².</w:t>
      </w:r>
    </w:p>
    <w:p w14:paraId="02833347" w14:textId="2C9E875B" w:rsidR="00F35B07" w:rsidRDefault="00000000">
      <w:pPr>
        <w:spacing w:before="240" w:after="240"/>
        <w:rPr>
          <w:color w:val="1F1F1F"/>
          <w:sz w:val="24"/>
          <w:szCs w:val="24"/>
          <w:highlight w:val="white"/>
        </w:rPr>
      </w:pPr>
      <w:proofErr w:type="spellStart"/>
      <w:r>
        <w:rPr>
          <w:color w:val="1F1F1F"/>
          <w:sz w:val="24"/>
          <w:szCs w:val="24"/>
          <w:highlight w:val="white"/>
        </w:rPr>
        <w:t>Zásadní</w:t>
      </w:r>
      <w:proofErr w:type="spellEnd"/>
      <w:r>
        <w:rPr>
          <w:color w:val="1F1F1F"/>
          <w:sz w:val="24"/>
          <w:szCs w:val="24"/>
          <w:highlight w:val="white"/>
        </w:rPr>
        <w:t xml:space="preserve"> </w:t>
      </w:r>
      <w:proofErr w:type="spellStart"/>
      <w:r>
        <w:rPr>
          <w:color w:val="1F1F1F"/>
          <w:sz w:val="24"/>
          <w:szCs w:val="24"/>
          <w:highlight w:val="white"/>
        </w:rPr>
        <w:t>rozdíl</w:t>
      </w:r>
      <w:proofErr w:type="spellEnd"/>
      <w:r>
        <w:rPr>
          <w:color w:val="1F1F1F"/>
          <w:sz w:val="24"/>
          <w:szCs w:val="24"/>
          <w:highlight w:val="white"/>
        </w:rPr>
        <w:t xml:space="preserve"> </w:t>
      </w:r>
      <w:proofErr w:type="spellStart"/>
      <w:r>
        <w:rPr>
          <w:color w:val="1F1F1F"/>
          <w:sz w:val="24"/>
          <w:szCs w:val="24"/>
          <w:highlight w:val="white"/>
        </w:rPr>
        <w:t>oproti</w:t>
      </w:r>
      <w:proofErr w:type="spellEnd"/>
      <w:r>
        <w:rPr>
          <w:color w:val="1F1F1F"/>
          <w:sz w:val="24"/>
          <w:szCs w:val="24"/>
          <w:highlight w:val="white"/>
        </w:rPr>
        <w:t xml:space="preserve"> </w:t>
      </w:r>
      <w:proofErr w:type="spellStart"/>
      <w:r>
        <w:rPr>
          <w:color w:val="1F1F1F"/>
          <w:sz w:val="24"/>
          <w:szCs w:val="24"/>
          <w:highlight w:val="white"/>
        </w:rPr>
        <w:t>běžným</w:t>
      </w:r>
      <w:proofErr w:type="spellEnd"/>
      <w:r>
        <w:rPr>
          <w:color w:val="1F1F1F"/>
          <w:sz w:val="24"/>
          <w:szCs w:val="24"/>
          <w:highlight w:val="white"/>
        </w:rPr>
        <w:t xml:space="preserve"> </w:t>
      </w:r>
      <w:proofErr w:type="spellStart"/>
      <w:r>
        <w:rPr>
          <w:color w:val="1F1F1F"/>
          <w:sz w:val="24"/>
          <w:szCs w:val="24"/>
          <w:highlight w:val="white"/>
        </w:rPr>
        <w:t>bytům</w:t>
      </w:r>
      <w:proofErr w:type="spellEnd"/>
      <w:r>
        <w:rPr>
          <w:color w:val="1F1F1F"/>
          <w:sz w:val="24"/>
          <w:szCs w:val="24"/>
          <w:highlight w:val="white"/>
        </w:rPr>
        <w:t xml:space="preserve"> je </w:t>
      </w:r>
      <w:proofErr w:type="spellStart"/>
      <w:r>
        <w:rPr>
          <w:color w:val="1F1F1F"/>
          <w:sz w:val="24"/>
          <w:szCs w:val="24"/>
          <w:highlight w:val="white"/>
        </w:rPr>
        <w:t>ve</w:t>
      </w:r>
      <w:proofErr w:type="spellEnd"/>
      <w:r>
        <w:rPr>
          <w:color w:val="1F1F1F"/>
          <w:sz w:val="24"/>
          <w:szCs w:val="24"/>
          <w:highlight w:val="white"/>
        </w:rPr>
        <w:t xml:space="preserve"> </w:t>
      </w:r>
      <w:proofErr w:type="spellStart"/>
      <w:r>
        <w:rPr>
          <w:color w:val="1F1F1F"/>
          <w:sz w:val="24"/>
          <w:szCs w:val="24"/>
          <w:highlight w:val="white"/>
        </w:rPr>
        <w:t>způsobu</w:t>
      </w:r>
      <w:proofErr w:type="spellEnd"/>
      <w:r>
        <w:rPr>
          <w:color w:val="1F1F1F"/>
          <w:sz w:val="24"/>
          <w:szCs w:val="24"/>
          <w:highlight w:val="white"/>
        </w:rPr>
        <w:t xml:space="preserve"> </w:t>
      </w:r>
      <w:proofErr w:type="spellStart"/>
      <w:r>
        <w:rPr>
          <w:color w:val="1F1F1F"/>
          <w:sz w:val="24"/>
          <w:szCs w:val="24"/>
          <w:highlight w:val="white"/>
        </w:rPr>
        <w:t>výběru</w:t>
      </w:r>
      <w:proofErr w:type="spellEnd"/>
      <w:r>
        <w:rPr>
          <w:color w:val="1F1F1F"/>
          <w:sz w:val="24"/>
          <w:szCs w:val="24"/>
          <w:highlight w:val="white"/>
        </w:rPr>
        <w:t xml:space="preserve">. O </w:t>
      </w:r>
      <w:proofErr w:type="spellStart"/>
      <w:r>
        <w:rPr>
          <w:color w:val="1F1F1F"/>
          <w:sz w:val="24"/>
          <w:szCs w:val="24"/>
          <w:highlight w:val="white"/>
        </w:rPr>
        <w:t>startovací</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se </w:t>
      </w:r>
      <w:proofErr w:type="spellStart"/>
      <w:r>
        <w:rPr>
          <w:color w:val="1F1F1F"/>
          <w:sz w:val="24"/>
          <w:szCs w:val="24"/>
          <w:highlight w:val="white"/>
        </w:rPr>
        <w:t>nebojuje</w:t>
      </w:r>
      <w:proofErr w:type="spellEnd"/>
      <w:r>
        <w:rPr>
          <w:color w:val="1F1F1F"/>
          <w:sz w:val="24"/>
          <w:szCs w:val="24"/>
          <w:highlight w:val="white"/>
        </w:rPr>
        <w:t xml:space="preserve"> v </w:t>
      </w:r>
      <w:proofErr w:type="spellStart"/>
      <w:r>
        <w:rPr>
          <w:color w:val="1F1F1F"/>
          <w:sz w:val="24"/>
          <w:szCs w:val="24"/>
          <w:highlight w:val="white"/>
        </w:rPr>
        <w:t>pořadníku</w:t>
      </w:r>
      <w:proofErr w:type="spellEnd"/>
      <w:r>
        <w:rPr>
          <w:color w:val="1F1F1F"/>
          <w:sz w:val="24"/>
          <w:szCs w:val="24"/>
          <w:highlight w:val="white"/>
        </w:rPr>
        <w:t xml:space="preserve"> - </w:t>
      </w:r>
      <w:proofErr w:type="spellStart"/>
      <w:r>
        <w:rPr>
          <w:color w:val="1F1F1F"/>
          <w:sz w:val="24"/>
          <w:szCs w:val="24"/>
          <w:highlight w:val="white"/>
        </w:rPr>
        <w:t>žadatelé</w:t>
      </w:r>
      <w:proofErr w:type="spellEnd"/>
      <w:r>
        <w:rPr>
          <w:color w:val="1F1F1F"/>
          <w:sz w:val="24"/>
          <w:szCs w:val="24"/>
          <w:highlight w:val="white"/>
        </w:rPr>
        <w:t xml:space="preserve">, </w:t>
      </w:r>
      <w:proofErr w:type="spellStart"/>
      <w:r>
        <w:rPr>
          <w:color w:val="1F1F1F"/>
          <w:sz w:val="24"/>
          <w:szCs w:val="24"/>
          <w:highlight w:val="white"/>
        </w:rPr>
        <w:t>kteří</w:t>
      </w:r>
      <w:proofErr w:type="spellEnd"/>
      <w:r>
        <w:rPr>
          <w:color w:val="1F1F1F"/>
          <w:sz w:val="24"/>
          <w:szCs w:val="24"/>
          <w:highlight w:val="white"/>
        </w:rPr>
        <w:t xml:space="preserve"> </w:t>
      </w:r>
      <w:proofErr w:type="spellStart"/>
      <w:r>
        <w:rPr>
          <w:color w:val="1F1F1F"/>
          <w:sz w:val="24"/>
          <w:szCs w:val="24"/>
          <w:highlight w:val="white"/>
        </w:rPr>
        <w:t>splní</w:t>
      </w:r>
      <w:proofErr w:type="spellEnd"/>
      <w:r>
        <w:rPr>
          <w:color w:val="1F1F1F"/>
          <w:sz w:val="24"/>
          <w:szCs w:val="24"/>
          <w:highlight w:val="white"/>
        </w:rPr>
        <w:t xml:space="preserve"> </w:t>
      </w:r>
      <w:proofErr w:type="spellStart"/>
      <w:r>
        <w:rPr>
          <w:color w:val="1F1F1F"/>
          <w:sz w:val="24"/>
          <w:szCs w:val="24"/>
          <w:highlight w:val="white"/>
        </w:rPr>
        <w:t>podmínky</w:t>
      </w:r>
      <w:proofErr w:type="spellEnd"/>
      <w:r>
        <w:rPr>
          <w:color w:val="1F1F1F"/>
          <w:sz w:val="24"/>
          <w:szCs w:val="24"/>
          <w:highlight w:val="white"/>
        </w:rPr>
        <w:t xml:space="preserve">, </w:t>
      </w:r>
      <w:proofErr w:type="spellStart"/>
      <w:r>
        <w:rPr>
          <w:color w:val="1F1F1F"/>
          <w:sz w:val="24"/>
          <w:szCs w:val="24"/>
          <w:highlight w:val="white"/>
        </w:rPr>
        <w:t>jsou</w:t>
      </w:r>
      <w:proofErr w:type="spellEnd"/>
      <w:r>
        <w:rPr>
          <w:color w:val="1F1F1F"/>
          <w:sz w:val="24"/>
          <w:szCs w:val="24"/>
          <w:highlight w:val="white"/>
        </w:rPr>
        <w:t xml:space="preserve"> </w:t>
      </w:r>
      <w:proofErr w:type="spellStart"/>
      <w:r>
        <w:rPr>
          <w:color w:val="1F1F1F"/>
          <w:sz w:val="24"/>
          <w:szCs w:val="24"/>
          <w:highlight w:val="white"/>
        </w:rPr>
        <w:t>zařazeni</w:t>
      </w:r>
      <w:proofErr w:type="spellEnd"/>
      <w:r>
        <w:rPr>
          <w:color w:val="1F1F1F"/>
          <w:sz w:val="24"/>
          <w:szCs w:val="24"/>
          <w:highlight w:val="white"/>
        </w:rPr>
        <w:t xml:space="preserve"> do </w:t>
      </w:r>
      <w:proofErr w:type="spellStart"/>
      <w:r>
        <w:rPr>
          <w:b/>
          <w:bCs/>
          <w:color w:val="1F1F1F"/>
          <w:sz w:val="24"/>
          <w:szCs w:val="24"/>
          <w:highlight w:val="white"/>
        </w:rPr>
        <w:t>losování</w:t>
      </w:r>
      <w:proofErr w:type="spellEnd"/>
      <w:r>
        <w:rPr>
          <w:color w:val="1F1F1F"/>
          <w:sz w:val="24"/>
          <w:szCs w:val="24"/>
          <w:highlight w:val="white"/>
        </w:rPr>
        <w:t xml:space="preserve">, a to pro </w:t>
      </w:r>
      <w:proofErr w:type="spellStart"/>
      <w:r>
        <w:rPr>
          <w:color w:val="1F1F1F"/>
          <w:sz w:val="24"/>
          <w:szCs w:val="24"/>
          <w:highlight w:val="white"/>
        </w:rPr>
        <w:t>každý</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zvlášť</w:t>
      </w:r>
      <w:proofErr w:type="spellEnd"/>
      <w:r>
        <w:rPr>
          <w:color w:val="1F1F1F"/>
          <w:sz w:val="24"/>
          <w:szCs w:val="24"/>
          <w:highlight w:val="white"/>
        </w:rPr>
        <w:t xml:space="preserve">. </w:t>
      </w:r>
      <w:proofErr w:type="spellStart"/>
      <w:r>
        <w:rPr>
          <w:color w:val="1F1F1F"/>
          <w:sz w:val="24"/>
          <w:szCs w:val="24"/>
          <w:highlight w:val="white"/>
        </w:rPr>
        <w:t>Jednou</w:t>
      </w:r>
      <w:proofErr w:type="spellEnd"/>
      <w:r>
        <w:rPr>
          <w:color w:val="1F1F1F"/>
          <w:sz w:val="24"/>
          <w:szCs w:val="24"/>
          <w:highlight w:val="white"/>
        </w:rPr>
        <w:t xml:space="preserve"> </w:t>
      </w:r>
      <w:proofErr w:type="spellStart"/>
      <w:r>
        <w:rPr>
          <w:color w:val="1F1F1F"/>
          <w:sz w:val="24"/>
          <w:szCs w:val="24"/>
          <w:highlight w:val="white"/>
        </w:rPr>
        <w:t>žádostí</w:t>
      </w:r>
      <w:proofErr w:type="spellEnd"/>
      <w:r>
        <w:rPr>
          <w:color w:val="1F1F1F"/>
          <w:sz w:val="24"/>
          <w:szCs w:val="24"/>
          <w:highlight w:val="white"/>
        </w:rPr>
        <w:t xml:space="preserve"> se </w:t>
      </w:r>
      <w:proofErr w:type="spellStart"/>
      <w:r>
        <w:rPr>
          <w:color w:val="1F1F1F"/>
          <w:sz w:val="24"/>
          <w:szCs w:val="24"/>
          <w:highlight w:val="white"/>
        </w:rPr>
        <w:t>lze</w:t>
      </w:r>
      <w:proofErr w:type="spellEnd"/>
      <w:r>
        <w:rPr>
          <w:color w:val="1F1F1F"/>
          <w:sz w:val="24"/>
          <w:szCs w:val="24"/>
          <w:highlight w:val="white"/>
        </w:rPr>
        <w:t xml:space="preserve"> </w:t>
      </w:r>
      <w:proofErr w:type="spellStart"/>
      <w:r>
        <w:rPr>
          <w:color w:val="1F1F1F"/>
          <w:sz w:val="24"/>
          <w:szCs w:val="24"/>
          <w:highlight w:val="white"/>
        </w:rPr>
        <w:t>hlásit</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více</w:t>
      </w:r>
      <w:proofErr w:type="spellEnd"/>
      <w:r>
        <w:rPr>
          <w:color w:val="1F1F1F"/>
          <w:sz w:val="24"/>
          <w:szCs w:val="24"/>
          <w:highlight w:val="white"/>
        </w:rPr>
        <w:t xml:space="preserve"> </w:t>
      </w:r>
      <w:proofErr w:type="spellStart"/>
      <w:r>
        <w:rPr>
          <w:color w:val="1F1F1F"/>
          <w:sz w:val="24"/>
          <w:szCs w:val="24"/>
          <w:highlight w:val="white"/>
        </w:rPr>
        <w:t>bytů</w:t>
      </w:r>
      <w:proofErr w:type="spellEnd"/>
      <w:r>
        <w:rPr>
          <w:color w:val="1F1F1F"/>
          <w:sz w:val="24"/>
          <w:szCs w:val="24"/>
          <w:highlight w:val="white"/>
        </w:rPr>
        <w:t xml:space="preserve">. </w:t>
      </w:r>
      <w:proofErr w:type="spellStart"/>
      <w:r>
        <w:rPr>
          <w:color w:val="1F1F1F"/>
          <w:sz w:val="24"/>
          <w:szCs w:val="24"/>
          <w:highlight w:val="white"/>
        </w:rPr>
        <w:t>Nájemní</w:t>
      </w:r>
      <w:proofErr w:type="spellEnd"/>
      <w:r>
        <w:rPr>
          <w:color w:val="1F1F1F"/>
          <w:sz w:val="24"/>
          <w:szCs w:val="24"/>
          <w:highlight w:val="white"/>
        </w:rPr>
        <w:t xml:space="preserve"> </w:t>
      </w:r>
      <w:proofErr w:type="spellStart"/>
      <w:r>
        <w:rPr>
          <w:color w:val="1F1F1F"/>
          <w:sz w:val="24"/>
          <w:szCs w:val="24"/>
          <w:highlight w:val="white"/>
        </w:rPr>
        <w:t>smlouva</w:t>
      </w:r>
      <w:proofErr w:type="spellEnd"/>
      <w:r>
        <w:rPr>
          <w:color w:val="1F1F1F"/>
          <w:sz w:val="24"/>
          <w:szCs w:val="24"/>
          <w:highlight w:val="white"/>
        </w:rPr>
        <w:t xml:space="preserve"> se </w:t>
      </w:r>
      <w:proofErr w:type="spellStart"/>
      <w:r>
        <w:rPr>
          <w:color w:val="1F1F1F"/>
          <w:sz w:val="24"/>
          <w:szCs w:val="24"/>
          <w:highlight w:val="white"/>
        </w:rPr>
        <w:t>uzavírá</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3 </w:t>
      </w:r>
      <w:proofErr w:type="spellStart"/>
      <w:r>
        <w:rPr>
          <w:color w:val="1F1F1F"/>
          <w:sz w:val="24"/>
          <w:szCs w:val="24"/>
          <w:highlight w:val="white"/>
        </w:rPr>
        <w:t>roky</w:t>
      </w:r>
      <w:proofErr w:type="spellEnd"/>
      <w:r>
        <w:rPr>
          <w:color w:val="1F1F1F"/>
          <w:sz w:val="24"/>
          <w:szCs w:val="24"/>
          <w:highlight w:val="white"/>
        </w:rPr>
        <w:t xml:space="preserve"> s </w:t>
      </w:r>
      <w:proofErr w:type="spellStart"/>
      <w:r>
        <w:rPr>
          <w:color w:val="1F1F1F"/>
          <w:sz w:val="24"/>
          <w:szCs w:val="24"/>
          <w:highlight w:val="white"/>
        </w:rPr>
        <w:t>možností</w:t>
      </w:r>
      <w:proofErr w:type="spellEnd"/>
      <w:r>
        <w:rPr>
          <w:color w:val="1F1F1F"/>
          <w:sz w:val="24"/>
          <w:szCs w:val="24"/>
          <w:highlight w:val="white"/>
        </w:rPr>
        <w:t xml:space="preserve"> </w:t>
      </w:r>
      <w:proofErr w:type="spellStart"/>
      <w:r>
        <w:rPr>
          <w:color w:val="1F1F1F"/>
          <w:sz w:val="24"/>
          <w:szCs w:val="24"/>
          <w:highlight w:val="white"/>
        </w:rPr>
        <w:t>prodloužení</w:t>
      </w:r>
      <w:proofErr w:type="spellEnd"/>
      <w:r>
        <w:rPr>
          <w:color w:val="1F1F1F"/>
          <w:sz w:val="24"/>
          <w:szCs w:val="24"/>
          <w:highlight w:val="white"/>
        </w:rPr>
        <w:t xml:space="preserve"> o </w:t>
      </w:r>
      <w:proofErr w:type="spellStart"/>
      <w:r>
        <w:rPr>
          <w:color w:val="1F1F1F"/>
          <w:sz w:val="24"/>
          <w:szCs w:val="24"/>
          <w:highlight w:val="white"/>
        </w:rPr>
        <w:t>další</w:t>
      </w:r>
      <w:proofErr w:type="spellEnd"/>
      <w:r>
        <w:rPr>
          <w:color w:val="1F1F1F"/>
          <w:sz w:val="24"/>
          <w:szCs w:val="24"/>
          <w:highlight w:val="white"/>
        </w:rPr>
        <w:t xml:space="preserve"> 2 </w:t>
      </w:r>
      <w:proofErr w:type="spellStart"/>
      <w:r>
        <w:rPr>
          <w:color w:val="1F1F1F"/>
          <w:sz w:val="24"/>
          <w:szCs w:val="24"/>
          <w:highlight w:val="white"/>
        </w:rPr>
        <w:t>roky</w:t>
      </w:r>
      <w:proofErr w:type="spellEnd"/>
      <w:r>
        <w:rPr>
          <w:color w:val="1F1F1F"/>
          <w:sz w:val="24"/>
          <w:szCs w:val="24"/>
          <w:highlight w:val="white"/>
        </w:rPr>
        <w:t xml:space="preserve">, </w:t>
      </w:r>
      <w:proofErr w:type="spellStart"/>
      <w:r>
        <w:rPr>
          <w:color w:val="1F1F1F"/>
          <w:sz w:val="24"/>
          <w:szCs w:val="24"/>
          <w:highlight w:val="white"/>
        </w:rPr>
        <w:t>nejdéle</w:t>
      </w:r>
      <w:proofErr w:type="spellEnd"/>
      <w:r>
        <w:rPr>
          <w:color w:val="1F1F1F"/>
          <w:sz w:val="24"/>
          <w:szCs w:val="24"/>
          <w:highlight w:val="white"/>
        </w:rPr>
        <w:t xml:space="preserve"> do </w:t>
      </w:r>
      <w:proofErr w:type="spellStart"/>
      <w:r>
        <w:rPr>
          <w:color w:val="1F1F1F"/>
          <w:sz w:val="24"/>
          <w:szCs w:val="24"/>
          <w:highlight w:val="white"/>
        </w:rPr>
        <w:t>dovršení</w:t>
      </w:r>
      <w:proofErr w:type="spellEnd"/>
      <w:r>
        <w:rPr>
          <w:color w:val="1F1F1F"/>
          <w:sz w:val="24"/>
          <w:szCs w:val="24"/>
          <w:highlight w:val="white"/>
        </w:rPr>
        <w:t xml:space="preserve"> 40 let. Po </w:t>
      </w:r>
      <w:proofErr w:type="spellStart"/>
      <w:r>
        <w:rPr>
          <w:color w:val="1F1F1F"/>
          <w:sz w:val="24"/>
          <w:szCs w:val="24"/>
          <w:highlight w:val="white"/>
        </w:rPr>
        <w:t>uplynutí</w:t>
      </w:r>
      <w:proofErr w:type="spellEnd"/>
      <w:r>
        <w:rPr>
          <w:color w:val="1F1F1F"/>
          <w:sz w:val="24"/>
          <w:szCs w:val="24"/>
          <w:highlight w:val="white"/>
        </w:rPr>
        <w:t xml:space="preserve"> </w:t>
      </w:r>
      <w:proofErr w:type="spellStart"/>
      <w:r>
        <w:rPr>
          <w:color w:val="1F1F1F"/>
          <w:sz w:val="24"/>
          <w:szCs w:val="24"/>
          <w:highlight w:val="white"/>
        </w:rPr>
        <w:t>maximální</w:t>
      </w:r>
      <w:proofErr w:type="spellEnd"/>
      <w:r>
        <w:rPr>
          <w:color w:val="1F1F1F"/>
          <w:sz w:val="24"/>
          <w:szCs w:val="24"/>
          <w:highlight w:val="white"/>
        </w:rPr>
        <w:t xml:space="preserve"> </w:t>
      </w:r>
      <w:proofErr w:type="spellStart"/>
      <w:r>
        <w:rPr>
          <w:color w:val="1F1F1F"/>
          <w:sz w:val="24"/>
          <w:szCs w:val="24"/>
          <w:highlight w:val="white"/>
        </w:rPr>
        <w:t>doby</w:t>
      </w:r>
      <w:proofErr w:type="spellEnd"/>
      <w:r>
        <w:rPr>
          <w:color w:val="1F1F1F"/>
          <w:sz w:val="24"/>
          <w:szCs w:val="24"/>
          <w:highlight w:val="white"/>
        </w:rPr>
        <w:t xml:space="preserve"> </w:t>
      </w:r>
      <w:proofErr w:type="spellStart"/>
      <w:r>
        <w:rPr>
          <w:color w:val="1F1F1F"/>
          <w:sz w:val="24"/>
          <w:szCs w:val="24"/>
          <w:highlight w:val="white"/>
        </w:rPr>
        <w:t>pět</w:t>
      </w:r>
      <w:proofErr w:type="spellEnd"/>
      <w:r>
        <w:rPr>
          <w:color w:val="1F1F1F"/>
          <w:sz w:val="24"/>
          <w:szCs w:val="24"/>
          <w:highlight w:val="white"/>
        </w:rPr>
        <w:t xml:space="preserve"> let </w:t>
      </w:r>
      <w:proofErr w:type="spellStart"/>
      <w:r>
        <w:rPr>
          <w:color w:val="1F1F1F"/>
          <w:sz w:val="24"/>
          <w:szCs w:val="24"/>
          <w:highlight w:val="white"/>
        </w:rPr>
        <w:t>lze</w:t>
      </w:r>
      <w:proofErr w:type="spellEnd"/>
      <w:r>
        <w:rPr>
          <w:color w:val="1F1F1F"/>
          <w:sz w:val="24"/>
          <w:szCs w:val="24"/>
          <w:highlight w:val="white"/>
        </w:rPr>
        <w:t xml:space="preserve"> za </w:t>
      </w:r>
      <w:proofErr w:type="spellStart"/>
      <w:r>
        <w:rPr>
          <w:color w:val="1F1F1F"/>
          <w:sz w:val="24"/>
          <w:szCs w:val="24"/>
          <w:highlight w:val="white"/>
        </w:rPr>
        <w:t>splnění</w:t>
      </w:r>
      <w:proofErr w:type="spellEnd"/>
      <w:r>
        <w:rPr>
          <w:color w:val="1F1F1F"/>
          <w:sz w:val="24"/>
          <w:szCs w:val="24"/>
          <w:highlight w:val="white"/>
        </w:rPr>
        <w:t xml:space="preserve"> </w:t>
      </w:r>
      <w:proofErr w:type="spellStart"/>
      <w:r>
        <w:rPr>
          <w:color w:val="1F1F1F"/>
          <w:sz w:val="24"/>
          <w:szCs w:val="24"/>
          <w:highlight w:val="white"/>
        </w:rPr>
        <w:t>podmínek</w:t>
      </w:r>
      <w:proofErr w:type="spellEnd"/>
      <w:r>
        <w:rPr>
          <w:color w:val="1F1F1F"/>
          <w:sz w:val="24"/>
          <w:szCs w:val="24"/>
          <w:highlight w:val="white"/>
        </w:rPr>
        <w:t xml:space="preserve"> </w:t>
      </w:r>
      <w:proofErr w:type="spellStart"/>
      <w:r>
        <w:rPr>
          <w:color w:val="1F1F1F"/>
          <w:sz w:val="24"/>
          <w:szCs w:val="24"/>
          <w:highlight w:val="white"/>
        </w:rPr>
        <w:t>přejít</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běžný</w:t>
      </w:r>
      <w:proofErr w:type="spellEnd"/>
      <w:r>
        <w:rPr>
          <w:color w:val="1F1F1F"/>
          <w:sz w:val="24"/>
          <w:szCs w:val="24"/>
          <w:highlight w:val="white"/>
        </w:rPr>
        <w:t xml:space="preserve"> </w:t>
      </w:r>
      <w:proofErr w:type="spellStart"/>
      <w:r>
        <w:rPr>
          <w:color w:val="1F1F1F"/>
          <w:sz w:val="24"/>
          <w:szCs w:val="24"/>
          <w:highlight w:val="white"/>
        </w:rPr>
        <w:t>obecní</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dobu</w:t>
      </w:r>
      <w:proofErr w:type="spellEnd"/>
      <w:r>
        <w:rPr>
          <w:color w:val="1F1F1F"/>
          <w:sz w:val="24"/>
          <w:szCs w:val="24"/>
          <w:highlight w:val="white"/>
        </w:rPr>
        <w:t xml:space="preserve"> </w:t>
      </w:r>
      <w:proofErr w:type="spellStart"/>
      <w:r>
        <w:rPr>
          <w:color w:val="1F1F1F"/>
          <w:sz w:val="24"/>
          <w:szCs w:val="24"/>
          <w:highlight w:val="white"/>
        </w:rPr>
        <w:t>neurčitou</w:t>
      </w:r>
      <w:proofErr w:type="spellEnd"/>
      <w:r>
        <w:rPr>
          <w:color w:val="1F1F1F"/>
          <w:sz w:val="24"/>
          <w:szCs w:val="24"/>
          <w:highlight w:val="white"/>
        </w:rPr>
        <w:t xml:space="preserve">. </w:t>
      </w:r>
      <w:proofErr w:type="spellStart"/>
      <w:r>
        <w:rPr>
          <w:color w:val="1F1F1F"/>
          <w:sz w:val="24"/>
          <w:szCs w:val="24"/>
          <w:highlight w:val="white"/>
        </w:rPr>
        <w:t>Nájemné</w:t>
      </w:r>
      <w:proofErr w:type="spellEnd"/>
      <w:r>
        <w:rPr>
          <w:color w:val="1F1F1F"/>
          <w:sz w:val="24"/>
          <w:szCs w:val="24"/>
          <w:highlight w:val="white"/>
        </w:rPr>
        <w:t xml:space="preserve"> </w:t>
      </w:r>
      <w:proofErr w:type="spellStart"/>
      <w:r>
        <w:rPr>
          <w:color w:val="1F1F1F"/>
          <w:sz w:val="24"/>
          <w:szCs w:val="24"/>
          <w:highlight w:val="white"/>
        </w:rPr>
        <w:t>bývá</w:t>
      </w:r>
      <w:proofErr w:type="spellEnd"/>
      <w:r>
        <w:rPr>
          <w:color w:val="1F1F1F"/>
          <w:sz w:val="24"/>
          <w:szCs w:val="24"/>
          <w:highlight w:val="white"/>
        </w:rPr>
        <w:t xml:space="preserve"> </w:t>
      </w:r>
      <w:proofErr w:type="spellStart"/>
      <w:r>
        <w:rPr>
          <w:color w:val="1F1F1F"/>
          <w:sz w:val="24"/>
          <w:szCs w:val="24"/>
          <w:highlight w:val="white"/>
        </w:rPr>
        <w:t>velmi</w:t>
      </w:r>
      <w:proofErr w:type="spellEnd"/>
      <w:r>
        <w:rPr>
          <w:color w:val="1F1F1F"/>
          <w:sz w:val="24"/>
          <w:szCs w:val="24"/>
          <w:highlight w:val="white"/>
        </w:rPr>
        <w:t xml:space="preserve"> </w:t>
      </w:r>
      <w:proofErr w:type="spellStart"/>
      <w:r>
        <w:rPr>
          <w:color w:val="1F1F1F"/>
          <w:sz w:val="24"/>
          <w:szCs w:val="24"/>
          <w:highlight w:val="white"/>
        </w:rPr>
        <w:t>příznivé</w:t>
      </w:r>
      <w:proofErr w:type="spellEnd"/>
      <w:r>
        <w:rPr>
          <w:color w:val="1F1F1F"/>
          <w:sz w:val="24"/>
          <w:szCs w:val="24"/>
          <w:highlight w:val="white"/>
        </w:rPr>
        <w:t xml:space="preserve">, </w:t>
      </w:r>
      <w:r w:rsidR="00C82871" w:rsidRPr="00D46422">
        <w:rPr>
          <w:color w:val="1F1F1F"/>
          <w:sz w:val="24"/>
          <w:szCs w:val="24"/>
          <w:highlight w:val="yellow"/>
        </w:rPr>
        <w:t xml:space="preserve">[v </w:t>
      </w:r>
      <w:proofErr w:type="spellStart"/>
      <w:r w:rsidR="00C82871" w:rsidRPr="00D46422">
        <w:rPr>
          <w:color w:val="1F1F1F"/>
          <w:sz w:val="24"/>
          <w:szCs w:val="24"/>
          <w:highlight w:val="yellow"/>
        </w:rPr>
        <w:t>prvních</w:t>
      </w:r>
      <w:proofErr w:type="spellEnd"/>
      <w:r w:rsidR="00C82871" w:rsidRPr="00D46422">
        <w:rPr>
          <w:color w:val="1F1F1F"/>
          <w:sz w:val="24"/>
          <w:szCs w:val="24"/>
          <w:highlight w:val="yellow"/>
        </w:rPr>
        <w:t xml:space="preserve"> </w:t>
      </w:r>
      <w:proofErr w:type="spellStart"/>
      <w:r w:rsidR="00D46422" w:rsidRPr="00D46422">
        <w:rPr>
          <w:color w:val="1F1F1F"/>
          <w:sz w:val="24"/>
          <w:szCs w:val="24"/>
          <w:highlight w:val="yellow"/>
        </w:rPr>
        <w:t>třech</w:t>
      </w:r>
      <w:proofErr w:type="spellEnd"/>
      <w:r w:rsidR="00C82871" w:rsidRPr="00D46422">
        <w:rPr>
          <w:color w:val="1F1F1F"/>
          <w:sz w:val="24"/>
          <w:szCs w:val="24"/>
          <w:highlight w:val="yellow"/>
        </w:rPr>
        <w:t xml:space="preserve"> </w:t>
      </w:r>
      <w:proofErr w:type="spellStart"/>
      <w:r w:rsidR="00C82871" w:rsidRPr="00D46422">
        <w:rPr>
          <w:color w:val="1F1F1F"/>
          <w:sz w:val="24"/>
          <w:szCs w:val="24"/>
          <w:highlight w:val="yellow"/>
        </w:rPr>
        <w:t>letech</w:t>
      </w:r>
      <w:proofErr w:type="spellEnd"/>
      <w:r w:rsidR="00C82871" w:rsidRPr="00D46422">
        <w:rPr>
          <w:color w:val="1F1F1F"/>
          <w:sz w:val="24"/>
          <w:szCs w:val="24"/>
          <w:highlight w:val="yellow"/>
        </w:rPr>
        <w:t xml:space="preserve">] </w:t>
      </w:r>
      <w:proofErr w:type="spellStart"/>
      <w:r>
        <w:rPr>
          <w:color w:val="1F1F1F"/>
          <w:sz w:val="24"/>
          <w:szCs w:val="24"/>
          <w:highlight w:val="white"/>
        </w:rPr>
        <w:t>kolem</w:t>
      </w:r>
      <w:proofErr w:type="spellEnd"/>
      <w:r>
        <w:rPr>
          <w:color w:val="1F1F1F"/>
          <w:sz w:val="24"/>
          <w:szCs w:val="24"/>
          <w:highlight w:val="white"/>
        </w:rPr>
        <w:t xml:space="preserve"> 100 </w:t>
      </w:r>
      <w:proofErr w:type="spellStart"/>
      <w:r>
        <w:rPr>
          <w:color w:val="1F1F1F"/>
          <w:sz w:val="24"/>
          <w:szCs w:val="24"/>
          <w:highlight w:val="white"/>
        </w:rPr>
        <w:t>Kč</w:t>
      </w:r>
      <w:proofErr w:type="spellEnd"/>
      <w:r>
        <w:rPr>
          <w:color w:val="1F1F1F"/>
          <w:sz w:val="24"/>
          <w:szCs w:val="24"/>
          <w:highlight w:val="white"/>
        </w:rPr>
        <w:t xml:space="preserve">/m² </w:t>
      </w:r>
      <w:proofErr w:type="spellStart"/>
      <w:r>
        <w:rPr>
          <w:color w:val="1F1F1F"/>
          <w:sz w:val="24"/>
          <w:szCs w:val="24"/>
          <w:highlight w:val="white"/>
        </w:rPr>
        <w:t>měsíčně</w:t>
      </w:r>
      <w:proofErr w:type="spellEnd"/>
      <w:r w:rsidR="00C82871">
        <w:rPr>
          <w:color w:val="1F1F1F"/>
          <w:sz w:val="24"/>
          <w:szCs w:val="24"/>
          <w:highlight w:val="white"/>
        </w:rPr>
        <w:t xml:space="preserve"> </w:t>
      </w:r>
      <w:r w:rsidR="00C82871" w:rsidRPr="00D46422">
        <w:rPr>
          <w:color w:val="1F1F1F"/>
          <w:sz w:val="24"/>
          <w:szCs w:val="24"/>
          <w:highlight w:val="yellow"/>
        </w:rPr>
        <w:t>[</w:t>
      </w:r>
      <w:proofErr w:type="spellStart"/>
      <w:r w:rsidR="00C82871" w:rsidRPr="00D46422">
        <w:rPr>
          <w:color w:val="1F1F1F"/>
          <w:sz w:val="24"/>
          <w:szCs w:val="24"/>
          <w:highlight w:val="yellow"/>
        </w:rPr>
        <w:t>následně</w:t>
      </w:r>
      <w:proofErr w:type="spellEnd"/>
      <w:r w:rsidR="00C82871" w:rsidRPr="00D46422">
        <w:rPr>
          <w:color w:val="1F1F1F"/>
          <w:sz w:val="24"/>
          <w:szCs w:val="24"/>
          <w:highlight w:val="yellow"/>
        </w:rPr>
        <w:t xml:space="preserve"> se </w:t>
      </w:r>
      <w:proofErr w:type="spellStart"/>
      <w:r w:rsidR="00C82871" w:rsidRPr="00D46422">
        <w:rPr>
          <w:color w:val="1F1F1F"/>
          <w:sz w:val="24"/>
          <w:szCs w:val="24"/>
          <w:highlight w:val="yellow"/>
        </w:rPr>
        <w:t>sice</w:t>
      </w:r>
      <w:proofErr w:type="spellEnd"/>
      <w:r w:rsidR="00D46422">
        <w:rPr>
          <w:color w:val="1F1F1F"/>
          <w:sz w:val="24"/>
          <w:szCs w:val="24"/>
          <w:highlight w:val="yellow"/>
        </w:rPr>
        <w:t xml:space="preserve"> </w:t>
      </w:r>
      <w:proofErr w:type="spellStart"/>
      <w:r w:rsidR="00D46422">
        <w:rPr>
          <w:color w:val="1F1F1F"/>
          <w:sz w:val="24"/>
          <w:szCs w:val="24"/>
          <w:highlight w:val="yellow"/>
        </w:rPr>
        <w:t>na</w:t>
      </w:r>
      <w:proofErr w:type="spellEnd"/>
      <w:r w:rsidR="00D46422">
        <w:rPr>
          <w:color w:val="1F1F1F"/>
          <w:sz w:val="24"/>
          <w:szCs w:val="24"/>
          <w:highlight w:val="yellow"/>
        </w:rPr>
        <w:t xml:space="preserve"> </w:t>
      </w:r>
      <w:proofErr w:type="spellStart"/>
      <w:r w:rsidR="00D46422">
        <w:rPr>
          <w:color w:val="1F1F1F"/>
          <w:sz w:val="24"/>
          <w:szCs w:val="24"/>
          <w:highlight w:val="yellow"/>
        </w:rPr>
        <w:t>dva</w:t>
      </w:r>
      <w:proofErr w:type="spellEnd"/>
      <w:r w:rsidR="00D46422">
        <w:rPr>
          <w:color w:val="1F1F1F"/>
          <w:sz w:val="24"/>
          <w:szCs w:val="24"/>
          <w:highlight w:val="yellow"/>
        </w:rPr>
        <w:t xml:space="preserve"> </w:t>
      </w:r>
      <w:proofErr w:type="spellStart"/>
      <w:r w:rsidR="00D46422">
        <w:rPr>
          <w:color w:val="1F1F1F"/>
          <w:sz w:val="24"/>
          <w:szCs w:val="24"/>
          <w:highlight w:val="yellow"/>
        </w:rPr>
        <w:t>roky</w:t>
      </w:r>
      <w:proofErr w:type="spellEnd"/>
      <w:r w:rsidR="00C82871" w:rsidRPr="00D46422">
        <w:rPr>
          <w:color w:val="1F1F1F"/>
          <w:sz w:val="24"/>
          <w:szCs w:val="24"/>
          <w:highlight w:val="yellow"/>
        </w:rPr>
        <w:t xml:space="preserve"> </w:t>
      </w:r>
      <w:proofErr w:type="spellStart"/>
      <w:r w:rsidR="00C82871" w:rsidRPr="00D46422">
        <w:rPr>
          <w:color w:val="1F1F1F"/>
          <w:sz w:val="24"/>
          <w:szCs w:val="24"/>
          <w:highlight w:val="yellow"/>
        </w:rPr>
        <w:t>navýší</w:t>
      </w:r>
      <w:proofErr w:type="spellEnd"/>
      <w:r w:rsidR="00C82871" w:rsidRPr="00D46422">
        <w:rPr>
          <w:color w:val="1F1F1F"/>
          <w:sz w:val="24"/>
          <w:szCs w:val="24"/>
          <w:highlight w:val="yellow"/>
        </w:rPr>
        <w:t xml:space="preserve"> </w:t>
      </w:r>
      <w:proofErr w:type="spellStart"/>
      <w:r w:rsidR="00C82871" w:rsidRPr="00D46422">
        <w:rPr>
          <w:color w:val="1F1F1F"/>
          <w:sz w:val="24"/>
          <w:szCs w:val="24"/>
          <w:highlight w:val="yellow"/>
        </w:rPr>
        <w:t>na</w:t>
      </w:r>
      <w:proofErr w:type="spellEnd"/>
      <w:r w:rsidR="00C82871" w:rsidRPr="00D46422">
        <w:rPr>
          <w:color w:val="1F1F1F"/>
          <w:sz w:val="24"/>
          <w:szCs w:val="24"/>
          <w:highlight w:val="yellow"/>
        </w:rPr>
        <w:t xml:space="preserve"> </w:t>
      </w:r>
      <w:proofErr w:type="spellStart"/>
      <w:r w:rsidR="00C82871" w:rsidRPr="00D46422">
        <w:rPr>
          <w:color w:val="1F1F1F"/>
          <w:sz w:val="24"/>
          <w:szCs w:val="24"/>
          <w:highlight w:val="yellow"/>
        </w:rPr>
        <w:t>dvojnásobek</w:t>
      </w:r>
      <w:proofErr w:type="spellEnd"/>
      <w:r w:rsidR="00D46422" w:rsidRPr="00D46422">
        <w:rPr>
          <w:color w:val="1F1F1F"/>
          <w:sz w:val="24"/>
          <w:szCs w:val="24"/>
          <w:highlight w:val="yellow"/>
        </w:rPr>
        <w:t xml:space="preserve">, </w:t>
      </w:r>
      <w:proofErr w:type="spellStart"/>
      <w:r w:rsidR="00D46422" w:rsidRPr="00D46422">
        <w:rPr>
          <w:color w:val="1F1F1F"/>
          <w:sz w:val="24"/>
          <w:szCs w:val="24"/>
          <w:highlight w:val="yellow"/>
        </w:rPr>
        <w:t>avšak</w:t>
      </w:r>
      <w:proofErr w:type="spellEnd"/>
      <w:r w:rsidR="00D46422" w:rsidRPr="00D46422">
        <w:rPr>
          <w:color w:val="1F1F1F"/>
          <w:sz w:val="24"/>
          <w:szCs w:val="24"/>
          <w:highlight w:val="yellow"/>
        </w:rPr>
        <w:t xml:space="preserve"> </w:t>
      </w:r>
      <w:proofErr w:type="spellStart"/>
      <w:r w:rsidR="00D46422" w:rsidRPr="00D46422">
        <w:rPr>
          <w:color w:val="1F1F1F"/>
          <w:sz w:val="24"/>
          <w:szCs w:val="24"/>
          <w:highlight w:val="yellow"/>
        </w:rPr>
        <w:t>při</w:t>
      </w:r>
      <w:proofErr w:type="spellEnd"/>
      <w:r w:rsidR="00D46422" w:rsidRPr="00D46422">
        <w:rPr>
          <w:color w:val="1F1F1F"/>
          <w:sz w:val="24"/>
          <w:szCs w:val="24"/>
          <w:highlight w:val="yellow"/>
        </w:rPr>
        <w:t xml:space="preserve"> </w:t>
      </w:r>
      <w:proofErr w:type="spellStart"/>
      <w:r w:rsidR="00D46422" w:rsidRPr="00D46422">
        <w:rPr>
          <w:color w:val="1F1F1F"/>
          <w:sz w:val="24"/>
          <w:szCs w:val="24"/>
          <w:highlight w:val="yellow"/>
        </w:rPr>
        <w:t>dalším</w:t>
      </w:r>
      <w:proofErr w:type="spellEnd"/>
      <w:r w:rsidR="00D46422" w:rsidRPr="00D46422">
        <w:rPr>
          <w:color w:val="1F1F1F"/>
          <w:sz w:val="24"/>
          <w:szCs w:val="24"/>
          <w:highlight w:val="yellow"/>
        </w:rPr>
        <w:t xml:space="preserve"> </w:t>
      </w:r>
      <w:proofErr w:type="spellStart"/>
      <w:r w:rsidR="00D46422" w:rsidRPr="00D46422">
        <w:rPr>
          <w:color w:val="1F1F1F"/>
          <w:sz w:val="24"/>
          <w:szCs w:val="24"/>
          <w:highlight w:val="yellow"/>
        </w:rPr>
        <w:t>prodloužení</w:t>
      </w:r>
      <w:proofErr w:type="spellEnd"/>
      <w:r w:rsidR="00D46422" w:rsidRPr="00D46422">
        <w:rPr>
          <w:color w:val="1F1F1F"/>
          <w:sz w:val="24"/>
          <w:szCs w:val="24"/>
          <w:highlight w:val="yellow"/>
        </w:rPr>
        <w:t xml:space="preserve"> se </w:t>
      </w:r>
      <w:proofErr w:type="spellStart"/>
      <w:r w:rsidR="00D46422">
        <w:rPr>
          <w:color w:val="1F1F1F"/>
          <w:sz w:val="24"/>
          <w:szCs w:val="24"/>
          <w:highlight w:val="yellow"/>
        </w:rPr>
        <w:t>ustálí</w:t>
      </w:r>
      <w:proofErr w:type="spellEnd"/>
      <w:r w:rsidR="00D46422" w:rsidRPr="00D46422">
        <w:rPr>
          <w:color w:val="1F1F1F"/>
          <w:sz w:val="24"/>
          <w:szCs w:val="24"/>
          <w:highlight w:val="yellow"/>
        </w:rPr>
        <w:t xml:space="preserve"> </w:t>
      </w:r>
      <w:proofErr w:type="spellStart"/>
      <w:r w:rsidR="00D46422" w:rsidRPr="00D46422">
        <w:rPr>
          <w:color w:val="1F1F1F"/>
          <w:sz w:val="24"/>
          <w:szCs w:val="24"/>
          <w:highlight w:val="yellow"/>
        </w:rPr>
        <w:t>na</w:t>
      </w:r>
      <w:proofErr w:type="spellEnd"/>
      <w:r w:rsidR="00D46422" w:rsidRPr="00D46422">
        <w:rPr>
          <w:color w:val="1F1F1F"/>
          <w:sz w:val="24"/>
          <w:szCs w:val="24"/>
          <w:highlight w:val="yellow"/>
        </w:rPr>
        <w:t xml:space="preserve"> </w:t>
      </w:r>
      <w:proofErr w:type="spellStart"/>
      <w:r w:rsidR="00D46422" w:rsidRPr="00D46422">
        <w:rPr>
          <w:color w:val="1F1F1F"/>
          <w:sz w:val="24"/>
          <w:szCs w:val="24"/>
          <w:highlight w:val="yellow"/>
        </w:rPr>
        <w:t>výši</w:t>
      </w:r>
      <w:proofErr w:type="spellEnd"/>
      <w:r w:rsidR="00D46422" w:rsidRPr="00D46422">
        <w:rPr>
          <w:color w:val="1F1F1F"/>
          <w:sz w:val="24"/>
          <w:szCs w:val="24"/>
          <w:highlight w:val="yellow"/>
        </w:rPr>
        <w:t xml:space="preserve"> </w:t>
      </w:r>
      <w:proofErr w:type="spellStart"/>
      <w:r w:rsidR="00D46422" w:rsidRPr="00D46422">
        <w:rPr>
          <w:color w:val="1F1F1F"/>
          <w:sz w:val="24"/>
          <w:szCs w:val="24"/>
          <w:highlight w:val="yellow"/>
        </w:rPr>
        <w:t>nájemného</w:t>
      </w:r>
      <w:proofErr w:type="spellEnd"/>
      <w:r w:rsidR="00D46422" w:rsidRPr="00D46422">
        <w:rPr>
          <w:color w:val="1F1F1F"/>
          <w:sz w:val="24"/>
          <w:szCs w:val="24"/>
          <w:highlight w:val="yellow"/>
        </w:rPr>
        <w:t xml:space="preserve"> v </w:t>
      </w:r>
      <w:proofErr w:type="spellStart"/>
      <w:r w:rsidR="00D46422" w:rsidRPr="00D46422">
        <w:rPr>
          <w:color w:val="1F1F1F"/>
          <w:sz w:val="24"/>
          <w:szCs w:val="24"/>
          <w:highlight w:val="yellow"/>
        </w:rPr>
        <w:t>běžných</w:t>
      </w:r>
      <w:proofErr w:type="spellEnd"/>
      <w:r w:rsidR="00D46422" w:rsidRPr="00D46422">
        <w:rPr>
          <w:color w:val="1F1F1F"/>
          <w:sz w:val="24"/>
          <w:szCs w:val="24"/>
          <w:highlight w:val="yellow"/>
        </w:rPr>
        <w:t xml:space="preserve"> </w:t>
      </w:r>
      <w:proofErr w:type="spellStart"/>
      <w:r w:rsidR="00D46422" w:rsidRPr="00D46422">
        <w:rPr>
          <w:color w:val="1F1F1F"/>
          <w:sz w:val="24"/>
          <w:szCs w:val="24"/>
          <w:highlight w:val="yellow"/>
        </w:rPr>
        <w:t>bytech</w:t>
      </w:r>
      <w:proofErr w:type="spellEnd"/>
      <w:r w:rsidR="00D46422" w:rsidRPr="00D46422">
        <w:rPr>
          <w:color w:val="1F1F1F"/>
          <w:sz w:val="24"/>
          <w:szCs w:val="24"/>
          <w:highlight w:val="yellow"/>
        </w:rPr>
        <w:t xml:space="preserve"> </w:t>
      </w:r>
      <w:proofErr w:type="spellStart"/>
      <w:r w:rsidR="00D46422" w:rsidRPr="00D46422">
        <w:rPr>
          <w:color w:val="1F1F1F"/>
          <w:sz w:val="24"/>
          <w:szCs w:val="24"/>
          <w:highlight w:val="yellow"/>
        </w:rPr>
        <w:t>dané</w:t>
      </w:r>
      <w:proofErr w:type="spellEnd"/>
      <w:r w:rsidR="00D46422" w:rsidRPr="00D46422">
        <w:rPr>
          <w:color w:val="1F1F1F"/>
          <w:sz w:val="24"/>
          <w:szCs w:val="24"/>
          <w:highlight w:val="yellow"/>
        </w:rPr>
        <w:t xml:space="preserve"> </w:t>
      </w:r>
      <w:proofErr w:type="spellStart"/>
      <w:r w:rsidR="00D46422" w:rsidRPr="00D46422">
        <w:rPr>
          <w:color w:val="1F1F1F"/>
          <w:sz w:val="24"/>
          <w:szCs w:val="24"/>
          <w:highlight w:val="yellow"/>
        </w:rPr>
        <w:t>městské</w:t>
      </w:r>
      <w:proofErr w:type="spellEnd"/>
      <w:r w:rsidR="00D46422" w:rsidRPr="00D46422">
        <w:rPr>
          <w:color w:val="1F1F1F"/>
          <w:sz w:val="24"/>
          <w:szCs w:val="24"/>
          <w:highlight w:val="yellow"/>
        </w:rPr>
        <w:t xml:space="preserve"> </w:t>
      </w:r>
      <w:proofErr w:type="spellStart"/>
      <w:r w:rsidR="00D46422" w:rsidRPr="00D46422">
        <w:rPr>
          <w:color w:val="1F1F1F"/>
          <w:sz w:val="24"/>
          <w:szCs w:val="24"/>
          <w:highlight w:val="yellow"/>
        </w:rPr>
        <w:t>části</w:t>
      </w:r>
      <w:proofErr w:type="spellEnd"/>
      <w:r w:rsidR="00C82871" w:rsidRPr="00D46422">
        <w:rPr>
          <w:color w:val="1F1F1F"/>
          <w:sz w:val="24"/>
          <w:szCs w:val="24"/>
          <w:highlight w:val="yellow"/>
        </w:rPr>
        <w:t>]</w:t>
      </w:r>
      <w:r>
        <w:rPr>
          <w:color w:val="1F1F1F"/>
          <w:sz w:val="24"/>
          <w:szCs w:val="24"/>
          <w:highlight w:val="white"/>
        </w:rPr>
        <w:t>.</w:t>
      </w:r>
    </w:p>
    <w:p w14:paraId="7E52EDA0" w14:textId="77777777" w:rsidR="00F35B07" w:rsidRDefault="00000000">
      <w:pPr>
        <w:spacing w:before="240" w:after="240"/>
        <w:rPr>
          <w:color w:val="1F1F1F"/>
          <w:sz w:val="24"/>
          <w:szCs w:val="24"/>
          <w:highlight w:val="white"/>
        </w:rPr>
      </w:pPr>
      <w:proofErr w:type="spellStart"/>
      <w:r>
        <w:rPr>
          <w:color w:val="1F1F1F"/>
          <w:sz w:val="24"/>
          <w:szCs w:val="24"/>
          <w:highlight w:val="white"/>
        </w:rPr>
        <w:lastRenderedPageBreak/>
        <w:t>Nabídky</w:t>
      </w:r>
      <w:proofErr w:type="spellEnd"/>
      <w:r>
        <w:rPr>
          <w:color w:val="1F1F1F"/>
          <w:sz w:val="24"/>
          <w:szCs w:val="24"/>
          <w:highlight w:val="white"/>
        </w:rPr>
        <w:t xml:space="preserve"> a </w:t>
      </w:r>
      <w:proofErr w:type="spellStart"/>
      <w:r>
        <w:rPr>
          <w:color w:val="1F1F1F"/>
          <w:sz w:val="24"/>
          <w:szCs w:val="24"/>
          <w:highlight w:val="white"/>
        </w:rPr>
        <w:t>formuláře</w:t>
      </w:r>
      <w:proofErr w:type="spellEnd"/>
      <w:r>
        <w:rPr>
          <w:color w:val="1F1F1F"/>
          <w:sz w:val="24"/>
          <w:szCs w:val="24"/>
          <w:highlight w:val="white"/>
        </w:rPr>
        <w:t xml:space="preserve"> </w:t>
      </w:r>
      <w:proofErr w:type="spellStart"/>
      <w:r>
        <w:rPr>
          <w:color w:val="1F1F1F"/>
          <w:sz w:val="24"/>
          <w:szCs w:val="24"/>
          <w:highlight w:val="white"/>
        </w:rPr>
        <w:t>najdete</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hyperlink r:id="rId10">
        <w:r>
          <w:rPr>
            <w:color w:val="1155CC"/>
            <w:sz w:val="24"/>
            <w:szCs w:val="24"/>
            <w:highlight w:val="white"/>
            <w:u w:val="single"/>
          </w:rPr>
          <w:t>bydleni.brno.cz/</w:t>
        </w:r>
        <w:proofErr w:type="spellStart"/>
        <w:r>
          <w:rPr>
            <w:color w:val="1155CC"/>
            <w:sz w:val="24"/>
            <w:szCs w:val="24"/>
            <w:highlight w:val="white"/>
            <w:u w:val="single"/>
          </w:rPr>
          <w:t>startovaci</w:t>
        </w:r>
        <w:proofErr w:type="spellEnd"/>
        <w:r>
          <w:rPr>
            <w:color w:val="1155CC"/>
            <w:sz w:val="24"/>
            <w:szCs w:val="24"/>
            <w:highlight w:val="white"/>
            <w:u w:val="single"/>
          </w:rPr>
          <w:t>-</w:t>
        </w:r>
        <w:proofErr w:type="spellStart"/>
        <w:r>
          <w:rPr>
            <w:color w:val="1155CC"/>
            <w:sz w:val="24"/>
            <w:szCs w:val="24"/>
            <w:highlight w:val="white"/>
            <w:u w:val="single"/>
          </w:rPr>
          <w:t>byty</w:t>
        </w:r>
        <w:proofErr w:type="spellEnd"/>
        <w:r>
          <w:rPr>
            <w:color w:val="1155CC"/>
            <w:sz w:val="24"/>
            <w:szCs w:val="24"/>
            <w:highlight w:val="white"/>
            <w:u w:val="single"/>
          </w:rPr>
          <w:t>-pro-</w:t>
        </w:r>
        <w:proofErr w:type="spellStart"/>
        <w:r>
          <w:rPr>
            <w:color w:val="1155CC"/>
            <w:sz w:val="24"/>
            <w:szCs w:val="24"/>
            <w:highlight w:val="white"/>
            <w:u w:val="single"/>
          </w:rPr>
          <w:t>jednotlivce</w:t>
        </w:r>
        <w:proofErr w:type="spellEnd"/>
        <w:r>
          <w:rPr>
            <w:color w:val="1155CC"/>
            <w:sz w:val="24"/>
            <w:szCs w:val="24"/>
            <w:highlight w:val="white"/>
            <w:u w:val="single"/>
          </w:rPr>
          <w:t>/</w:t>
        </w:r>
      </w:hyperlink>
      <w:r>
        <w:rPr>
          <w:color w:val="1F1F1F"/>
          <w:sz w:val="24"/>
          <w:szCs w:val="24"/>
          <w:highlight w:val="white"/>
        </w:rPr>
        <w:t xml:space="preserve">  a </w:t>
      </w:r>
      <w:hyperlink r:id="rId11">
        <w:r>
          <w:rPr>
            <w:color w:val="1155CC"/>
            <w:sz w:val="24"/>
            <w:szCs w:val="24"/>
            <w:highlight w:val="white"/>
            <w:u w:val="single"/>
          </w:rPr>
          <w:t>bydleni.brno.cz/</w:t>
        </w:r>
        <w:proofErr w:type="spellStart"/>
        <w:r>
          <w:rPr>
            <w:color w:val="1155CC"/>
            <w:sz w:val="24"/>
            <w:szCs w:val="24"/>
            <w:highlight w:val="white"/>
            <w:u w:val="single"/>
          </w:rPr>
          <w:t>startovaci</w:t>
        </w:r>
        <w:proofErr w:type="spellEnd"/>
        <w:r>
          <w:rPr>
            <w:color w:val="1155CC"/>
            <w:sz w:val="24"/>
            <w:szCs w:val="24"/>
            <w:highlight w:val="white"/>
            <w:u w:val="single"/>
          </w:rPr>
          <w:t>-</w:t>
        </w:r>
        <w:proofErr w:type="spellStart"/>
        <w:r>
          <w:rPr>
            <w:color w:val="1155CC"/>
            <w:sz w:val="24"/>
            <w:szCs w:val="24"/>
            <w:highlight w:val="white"/>
            <w:u w:val="single"/>
          </w:rPr>
          <w:t>byty</w:t>
        </w:r>
        <w:proofErr w:type="spellEnd"/>
        <w:r>
          <w:rPr>
            <w:color w:val="1155CC"/>
            <w:sz w:val="24"/>
            <w:szCs w:val="24"/>
            <w:highlight w:val="white"/>
            <w:u w:val="single"/>
          </w:rPr>
          <w:t>-pro-</w:t>
        </w:r>
        <w:proofErr w:type="spellStart"/>
        <w:r>
          <w:rPr>
            <w:color w:val="1155CC"/>
            <w:sz w:val="24"/>
            <w:szCs w:val="24"/>
            <w:highlight w:val="white"/>
            <w:u w:val="single"/>
          </w:rPr>
          <w:t>pary</w:t>
        </w:r>
        <w:proofErr w:type="spellEnd"/>
        <w:r>
          <w:rPr>
            <w:color w:val="1155CC"/>
            <w:sz w:val="24"/>
            <w:szCs w:val="24"/>
            <w:highlight w:val="white"/>
            <w:u w:val="single"/>
          </w:rPr>
          <w:t>/</w:t>
        </w:r>
      </w:hyperlink>
      <w:r>
        <w:rPr>
          <w:color w:val="1F1F1F"/>
          <w:sz w:val="24"/>
          <w:szCs w:val="24"/>
          <w:highlight w:val="white"/>
        </w:rPr>
        <w:t xml:space="preserve"> . </w:t>
      </w:r>
      <w:proofErr w:type="spellStart"/>
      <w:r>
        <w:rPr>
          <w:color w:val="1F1F1F"/>
          <w:sz w:val="24"/>
          <w:szCs w:val="24"/>
          <w:highlight w:val="white"/>
        </w:rPr>
        <w:t>Žádost</w:t>
      </w:r>
      <w:proofErr w:type="spellEnd"/>
      <w:r>
        <w:rPr>
          <w:color w:val="1F1F1F"/>
          <w:sz w:val="24"/>
          <w:szCs w:val="24"/>
          <w:highlight w:val="white"/>
        </w:rPr>
        <w:t xml:space="preserve"> se </w:t>
      </w:r>
      <w:proofErr w:type="spellStart"/>
      <w:r>
        <w:rPr>
          <w:color w:val="1F1F1F"/>
          <w:sz w:val="24"/>
          <w:szCs w:val="24"/>
          <w:highlight w:val="white"/>
        </w:rPr>
        <w:t>podává</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podatelnu</w:t>
      </w:r>
      <w:proofErr w:type="spellEnd"/>
      <w:r>
        <w:rPr>
          <w:color w:val="1F1F1F"/>
          <w:sz w:val="24"/>
          <w:szCs w:val="24"/>
          <w:highlight w:val="white"/>
        </w:rPr>
        <w:t xml:space="preserve"> </w:t>
      </w:r>
      <w:proofErr w:type="spellStart"/>
      <w:r>
        <w:rPr>
          <w:color w:val="1F1F1F"/>
          <w:sz w:val="24"/>
          <w:szCs w:val="24"/>
          <w:highlight w:val="white"/>
        </w:rPr>
        <w:t>magistrátu</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přihlášení</w:t>
      </w:r>
      <w:proofErr w:type="spellEnd"/>
      <w:r>
        <w:rPr>
          <w:color w:val="1F1F1F"/>
          <w:sz w:val="24"/>
          <w:szCs w:val="24"/>
          <w:highlight w:val="white"/>
        </w:rPr>
        <w:t xml:space="preserve"> k </w:t>
      </w:r>
      <w:proofErr w:type="spellStart"/>
      <w:r>
        <w:rPr>
          <w:color w:val="1F1F1F"/>
          <w:sz w:val="24"/>
          <w:szCs w:val="24"/>
          <w:highlight w:val="white"/>
        </w:rPr>
        <w:t>vyvěšené</w:t>
      </w:r>
      <w:proofErr w:type="spellEnd"/>
      <w:r>
        <w:rPr>
          <w:color w:val="1F1F1F"/>
          <w:sz w:val="24"/>
          <w:szCs w:val="24"/>
          <w:highlight w:val="white"/>
        </w:rPr>
        <w:t xml:space="preserve"> </w:t>
      </w:r>
      <w:proofErr w:type="spellStart"/>
      <w:r>
        <w:rPr>
          <w:color w:val="1F1F1F"/>
          <w:sz w:val="24"/>
          <w:szCs w:val="24"/>
          <w:highlight w:val="white"/>
        </w:rPr>
        <w:t>nabídce</w:t>
      </w:r>
      <w:proofErr w:type="spellEnd"/>
      <w:r>
        <w:rPr>
          <w:color w:val="1F1F1F"/>
          <w:sz w:val="24"/>
          <w:szCs w:val="24"/>
          <w:highlight w:val="white"/>
        </w:rPr>
        <w:t xml:space="preserve"> </w:t>
      </w:r>
      <w:proofErr w:type="spellStart"/>
      <w:r>
        <w:rPr>
          <w:color w:val="1F1F1F"/>
          <w:sz w:val="24"/>
          <w:szCs w:val="24"/>
          <w:highlight w:val="white"/>
        </w:rPr>
        <w:t>máte</w:t>
      </w:r>
      <w:proofErr w:type="spellEnd"/>
      <w:r>
        <w:rPr>
          <w:color w:val="1F1F1F"/>
          <w:sz w:val="24"/>
          <w:szCs w:val="24"/>
          <w:highlight w:val="white"/>
        </w:rPr>
        <w:t xml:space="preserve"> </w:t>
      </w:r>
      <w:proofErr w:type="spellStart"/>
      <w:r>
        <w:rPr>
          <w:color w:val="1F1F1F"/>
          <w:sz w:val="24"/>
          <w:szCs w:val="24"/>
          <w:highlight w:val="white"/>
        </w:rPr>
        <w:t>zpravidla</w:t>
      </w:r>
      <w:proofErr w:type="spellEnd"/>
      <w:r>
        <w:rPr>
          <w:color w:val="1F1F1F"/>
          <w:sz w:val="24"/>
          <w:szCs w:val="24"/>
          <w:highlight w:val="white"/>
        </w:rPr>
        <w:t xml:space="preserve"> </w:t>
      </w:r>
      <w:proofErr w:type="spellStart"/>
      <w:r>
        <w:rPr>
          <w:color w:val="1F1F1F"/>
          <w:sz w:val="24"/>
          <w:szCs w:val="24"/>
          <w:highlight w:val="white"/>
        </w:rPr>
        <w:t>měsíc</w:t>
      </w:r>
      <w:proofErr w:type="spellEnd"/>
      <w:r>
        <w:rPr>
          <w:color w:val="1F1F1F"/>
          <w:sz w:val="24"/>
          <w:szCs w:val="24"/>
          <w:highlight w:val="white"/>
        </w:rPr>
        <w:t xml:space="preserve">, </w:t>
      </w:r>
      <w:proofErr w:type="spellStart"/>
      <w:r>
        <w:rPr>
          <w:color w:val="1F1F1F"/>
          <w:sz w:val="24"/>
          <w:szCs w:val="24"/>
          <w:highlight w:val="white"/>
        </w:rPr>
        <w:t>takže</w:t>
      </w:r>
      <w:proofErr w:type="spellEnd"/>
      <w:r>
        <w:rPr>
          <w:color w:val="1F1F1F"/>
          <w:sz w:val="24"/>
          <w:szCs w:val="24"/>
          <w:highlight w:val="white"/>
        </w:rPr>
        <w:t xml:space="preserve"> </w:t>
      </w:r>
      <w:proofErr w:type="spellStart"/>
      <w:r>
        <w:rPr>
          <w:color w:val="1F1F1F"/>
          <w:sz w:val="24"/>
          <w:szCs w:val="24"/>
          <w:highlight w:val="white"/>
        </w:rPr>
        <w:t>nabídky</w:t>
      </w:r>
      <w:proofErr w:type="spellEnd"/>
      <w:r>
        <w:rPr>
          <w:color w:val="1F1F1F"/>
          <w:sz w:val="24"/>
          <w:szCs w:val="24"/>
          <w:highlight w:val="white"/>
        </w:rPr>
        <w:t xml:space="preserve"> </w:t>
      </w:r>
      <w:proofErr w:type="spellStart"/>
      <w:r>
        <w:rPr>
          <w:color w:val="1F1F1F"/>
          <w:sz w:val="24"/>
          <w:szCs w:val="24"/>
          <w:highlight w:val="white"/>
        </w:rPr>
        <w:t>průběžně</w:t>
      </w:r>
      <w:proofErr w:type="spellEnd"/>
      <w:r>
        <w:rPr>
          <w:color w:val="1F1F1F"/>
          <w:sz w:val="24"/>
          <w:szCs w:val="24"/>
          <w:highlight w:val="white"/>
        </w:rPr>
        <w:t xml:space="preserve"> </w:t>
      </w:r>
      <w:proofErr w:type="spellStart"/>
      <w:r>
        <w:rPr>
          <w:color w:val="1F1F1F"/>
          <w:sz w:val="24"/>
          <w:szCs w:val="24"/>
          <w:highlight w:val="white"/>
        </w:rPr>
        <w:t>sledujte</w:t>
      </w:r>
      <w:proofErr w:type="spellEnd"/>
      <w:r>
        <w:rPr>
          <w:color w:val="1F1F1F"/>
          <w:sz w:val="24"/>
          <w:szCs w:val="24"/>
          <w:highlight w:val="white"/>
        </w:rPr>
        <w:t>.</w:t>
      </w:r>
    </w:p>
    <w:p w14:paraId="4E73143A" w14:textId="77777777" w:rsidR="00F35B07" w:rsidRDefault="00000000">
      <w:pPr>
        <w:rPr>
          <w:color w:val="1F1F1F"/>
          <w:sz w:val="24"/>
          <w:szCs w:val="24"/>
          <w:highlight w:val="white"/>
        </w:rPr>
      </w:pPr>
      <w:r>
        <w:pict w14:anchorId="0C417E97">
          <v:rect id="_x0000_i1029" style="width:0;height:1.5pt" o:hralign="center" o:hrstd="t" o:hr="t" fillcolor="#a0a0a0" stroked="f"/>
        </w:pict>
      </w:r>
    </w:p>
    <w:p w14:paraId="2FDBE4A4" w14:textId="77777777" w:rsidR="00F35B07" w:rsidRDefault="00000000">
      <w:pPr>
        <w:pStyle w:val="Nadpis2"/>
        <w:keepNext w:val="0"/>
        <w:keepLines w:val="0"/>
        <w:spacing w:after="80"/>
        <w:rPr>
          <w:b/>
          <w:bCs/>
          <w:color w:val="1F1F1F"/>
          <w:sz w:val="34"/>
          <w:szCs w:val="34"/>
          <w:highlight w:val="white"/>
        </w:rPr>
      </w:pPr>
      <w:bookmarkStart w:id="37" w:name="_ft3fvewbdr7u" w:colFirst="0" w:colLast="0"/>
      <w:bookmarkEnd w:id="37"/>
      <w:r>
        <w:rPr>
          <w:b/>
          <w:bCs/>
          <w:color w:val="1F1F1F"/>
          <w:sz w:val="34"/>
          <w:szCs w:val="34"/>
          <w:highlight w:val="white"/>
        </w:rPr>
        <w:t xml:space="preserve">5. Jak </w:t>
      </w:r>
      <w:proofErr w:type="spellStart"/>
      <w:r>
        <w:rPr>
          <w:b/>
          <w:bCs/>
          <w:color w:val="1F1F1F"/>
          <w:sz w:val="34"/>
          <w:szCs w:val="34"/>
          <w:highlight w:val="white"/>
        </w:rPr>
        <w:t>si</w:t>
      </w:r>
      <w:proofErr w:type="spellEnd"/>
      <w:r>
        <w:rPr>
          <w:b/>
          <w:bCs/>
          <w:color w:val="1F1F1F"/>
          <w:sz w:val="34"/>
          <w:szCs w:val="34"/>
          <w:highlight w:val="white"/>
        </w:rPr>
        <w:t xml:space="preserve"> </w:t>
      </w:r>
      <w:proofErr w:type="spellStart"/>
      <w:r>
        <w:rPr>
          <w:b/>
          <w:bCs/>
          <w:color w:val="1F1F1F"/>
          <w:sz w:val="34"/>
          <w:szCs w:val="34"/>
          <w:highlight w:val="white"/>
        </w:rPr>
        <w:t>zvýšit</w:t>
      </w:r>
      <w:proofErr w:type="spellEnd"/>
      <w:r>
        <w:rPr>
          <w:b/>
          <w:bCs/>
          <w:color w:val="1F1F1F"/>
          <w:sz w:val="34"/>
          <w:szCs w:val="34"/>
          <w:highlight w:val="white"/>
        </w:rPr>
        <w:t xml:space="preserve"> </w:t>
      </w:r>
      <w:proofErr w:type="spellStart"/>
      <w:r>
        <w:rPr>
          <w:b/>
          <w:bCs/>
          <w:color w:val="1F1F1F"/>
          <w:sz w:val="34"/>
          <w:szCs w:val="34"/>
          <w:highlight w:val="white"/>
        </w:rPr>
        <w:t>šanci</w:t>
      </w:r>
      <w:proofErr w:type="spellEnd"/>
    </w:p>
    <w:p w14:paraId="21DF2CD0" w14:textId="77777777" w:rsidR="00F35B07" w:rsidRDefault="00000000">
      <w:pPr>
        <w:spacing w:before="240" w:after="240"/>
        <w:rPr>
          <w:color w:val="1F1F1F"/>
          <w:sz w:val="24"/>
          <w:szCs w:val="24"/>
          <w:highlight w:val="white"/>
        </w:rPr>
      </w:pPr>
      <w:r>
        <w:rPr>
          <w:color w:val="1F1F1F"/>
          <w:sz w:val="24"/>
          <w:szCs w:val="24"/>
          <w:highlight w:val="white"/>
        </w:rPr>
        <w:t xml:space="preserve">I </w:t>
      </w:r>
      <w:proofErr w:type="spellStart"/>
      <w:r>
        <w:rPr>
          <w:color w:val="1F1F1F"/>
          <w:sz w:val="24"/>
          <w:szCs w:val="24"/>
          <w:highlight w:val="white"/>
        </w:rPr>
        <w:t>když</w:t>
      </w:r>
      <w:proofErr w:type="spellEnd"/>
      <w:r>
        <w:rPr>
          <w:color w:val="1F1F1F"/>
          <w:sz w:val="24"/>
          <w:szCs w:val="24"/>
          <w:highlight w:val="white"/>
        </w:rPr>
        <w:t xml:space="preserve"> </w:t>
      </w:r>
      <w:proofErr w:type="spellStart"/>
      <w:r>
        <w:rPr>
          <w:color w:val="1F1F1F"/>
          <w:sz w:val="24"/>
          <w:szCs w:val="24"/>
          <w:highlight w:val="white"/>
        </w:rPr>
        <w:t>splníte</w:t>
      </w:r>
      <w:proofErr w:type="spellEnd"/>
      <w:r>
        <w:rPr>
          <w:color w:val="1F1F1F"/>
          <w:sz w:val="24"/>
          <w:szCs w:val="24"/>
          <w:highlight w:val="white"/>
        </w:rPr>
        <w:t xml:space="preserve"> </w:t>
      </w:r>
      <w:proofErr w:type="spellStart"/>
      <w:r>
        <w:rPr>
          <w:color w:val="1F1F1F"/>
          <w:sz w:val="24"/>
          <w:szCs w:val="24"/>
          <w:highlight w:val="white"/>
        </w:rPr>
        <w:t>vše</w:t>
      </w:r>
      <w:proofErr w:type="spellEnd"/>
      <w:r>
        <w:rPr>
          <w:color w:val="1F1F1F"/>
          <w:sz w:val="24"/>
          <w:szCs w:val="24"/>
          <w:highlight w:val="white"/>
        </w:rPr>
        <w:t xml:space="preserve"> </w:t>
      </w:r>
      <w:proofErr w:type="spellStart"/>
      <w:r>
        <w:rPr>
          <w:color w:val="1F1F1F"/>
          <w:sz w:val="24"/>
          <w:szCs w:val="24"/>
          <w:highlight w:val="white"/>
        </w:rPr>
        <w:t>správně</w:t>
      </w:r>
      <w:proofErr w:type="spellEnd"/>
      <w:r>
        <w:rPr>
          <w:color w:val="1F1F1F"/>
          <w:sz w:val="24"/>
          <w:szCs w:val="24"/>
          <w:highlight w:val="white"/>
        </w:rPr>
        <w:t xml:space="preserve">, </w:t>
      </w:r>
      <w:proofErr w:type="spellStart"/>
      <w:r>
        <w:rPr>
          <w:color w:val="1F1F1F"/>
          <w:sz w:val="24"/>
          <w:szCs w:val="24"/>
          <w:highlight w:val="white"/>
        </w:rPr>
        <w:t>existují</w:t>
      </w:r>
      <w:proofErr w:type="spellEnd"/>
      <w:r>
        <w:rPr>
          <w:color w:val="1F1F1F"/>
          <w:sz w:val="24"/>
          <w:szCs w:val="24"/>
          <w:highlight w:val="white"/>
        </w:rPr>
        <w:t xml:space="preserve"> </w:t>
      </w:r>
      <w:proofErr w:type="spellStart"/>
      <w:r>
        <w:rPr>
          <w:color w:val="1F1F1F"/>
          <w:sz w:val="24"/>
          <w:szCs w:val="24"/>
          <w:highlight w:val="white"/>
        </w:rPr>
        <w:t>parametry</w:t>
      </w:r>
      <w:proofErr w:type="spellEnd"/>
      <w:r>
        <w:rPr>
          <w:color w:val="1F1F1F"/>
          <w:sz w:val="24"/>
          <w:szCs w:val="24"/>
          <w:highlight w:val="white"/>
        </w:rPr>
        <w:t xml:space="preserve">, </w:t>
      </w:r>
      <w:proofErr w:type="spellStart"/>
      <w:r>
        <w:rPr>
          <w:color w:val="1F1F1F"/>
          <w:sz w:val="24"/>
          <w:szCs w:val="24"/>
          <w:highlight w:val="white"/>
        </w:rPr>
        <w:t>které</w:t>
      </w:r>
      <w:proofErr w:type="spellEnd"/>
      <w:r>
        <w:rPr>
          <w:color w:val="1F1F1F"/>
          <w:sz w:val="24"/>
          <w:szCs w:val="24"/>
          <w:highlight w:val="white"/>
        </w:rPr>
        <w:t xml:space="preserve"> </w:t>
      </w:r>
      <w:proofErr w:type="spellStart"/>
      <w:r>
        <w:rPr>
          <w:color w:val="1F1F1F"/>
          <w:sz w:val="24"/>
          <w:szCs w:val="24"/>
          <w:highlight w:val="white"/>
        </w:rPr>
        <w:t>ovlivní</w:t>
      </w:r>
      <w:proofErr w:type="spellEnd"/>
      <w:r>
        <w:rPr>
          <w:color w:val="1F1F1F"/>
          <w:sz w:val="24"/>
          <w:szCs w:val="24"/>
          <w:highlight w:val="white"/>
        </w:rPr>
        <w:t xml:space="preserve"> </w:t>
      </w:r>
      <w:proofErr w:type="spellStart"/>
      <w:r>
        <w:rPr>
          <w:color w:val="1F1F1F"/>
          <w:sz w:val="24"/>
          <w:szCs w:val="24"/>
          <w:highlight w:val="white"/>
        </w:rPr>
        <w:t>vaši</w:t>
      </w:r>
      <w:proofErr w:type="spellEnd"/>
      <w:r>
        <w:rPr>
          <w:color w:val="1F1F1F"/>
          <w:sz w:val="24"/>
          <w:szCs w:val="24"/>
          <w:highlight w:val="white"/>
        </w:rPr>
        <w:t xml:space="preserve"> </w:t>
      </w:r>
      <w:proofErr w:type="spellStart"/>
      <w:r>
        <w:rPr>
          <w:color w:val="1F1F1F"/>
          <w:sz w:val="24"/>
          <w:szCs w:val="24"/>
          <w:highlight w:val="white"/>
        </w:rPr>
        <w:t>šanci</w:t>
      </w:r>
      <w:proofErr w:type="spellEnd"/>
      <w:r>
        <w:rPr>
          <w:color w:val="1F1F1F"/>
          <w:sz w:val="24"/>
          <w:szCs w:val="24"/>
          <w:highlight w:val="white"/>
        </w:rPr>
        <w:t xml:space="preserve">. </w:t>
      </w:r>
      <w:proofErr w:type="spellStart"/>
      <w:r>
        <w:rPr>
          <w:color w:val="1F1F1F"/>
          <w:sz w:val="24"/>
          <w:szCs w:val="24"/>
          <w:highlight w:val="white"/>
        </w:rPr>
        <w:t>Tři</w:t>
      </w:r>
      <w:proofErr w:type="spellEnd"/>
      <w:r>
        <w:rPr>
          <w:color w:val="1F1F1F"/>
          <w:sz w:val="24"/>
          <w:szCs w:val="24"/>
          <w:highlight w:val="white"/>
        </w:rPr>
        <w:t xml:space="preserve"> </w:t>
      </w:r>
      <w:proofErr w:type="spellStart"/>
      <w:r>
        <w:rPr>
          <w:color w:val="1F1F1F"/>
          <w:sz w:val="24"/>
          <w:szCs w:val="24"/>
          <w:highlight w:val="white"/>
        </w:rPr>
        <w:t>principy</w:t>
      </w:r>
      <w:proofErr w:type="spellEnd"/>
      <w:r>
        <w:rPr>
          <w:color w:val="1F1F1F"/>
          <w:sz w:val="24"/>
          <w:szCs w:val="24"/>
          <w:highlight w:val="white"/>
        </w:rPr>
        <w:t xml:space="preserve"> </w:t>
      </w:r>
      <w:proofErr w:type="spellStart"/>
      <w:r>
        <w:rPr>
          <w:color w:val="1F1F1F"/>
          <w:sz w:val="24"/>
          <w:szCs w:val="24"/>
          <w:highlight w:val="white"/>
        </w:rPr>
        <w:t>fungují</w:t>
      </w:r>
      <w:proofErr w:type="spellEnd"/>
      <w:r>
        <w:rPr>
          <w:color w:val="1F1F1F"/>
          <w:sz w:val="24"/>
          <w:szCs w:val="24"/>
          <w:highlight w:val="white"/>
        </w:rPr>
        <w:t xml:space="preserve"> </w:t>
      </w:r>
      <w:proofErr w:type="spellStart"/>
      <w:r>
        <w:rPr>
          <w:color w:val="1F1F1F"/>
          <w:sz w:val="24"/>
          <w:szCs w:val="24"/>
          <w:highlight w:val="white"/>
        </w:rPr>
        <w:t>spolehlivě</w:t>
      </w:r>
      <w:proofErr w:type="spellEnd"/>
      <w:r>
        <w:rPr>
          <w:color w:val="1F1F1F"/>
          <w:sz w:val="24"/>
          <w:szCs w:val="24"/>
          <w:highlight w:val="white"/>
        </w:rPr>
        <w:t>:</w:t>
      </w:r>
    </w:p>
    <w:p w14:paraId="09C6FB1C" w14:textId="77777777" w:rsidR="00F35B07" w:rsidRDefault="00000000">
      <w:pPr>
        <w:numPr>
          <w:ilvl w:val="0"/>
          <w:numId w:val="1"/>
        </w:numPr>
        <w:spacing w:before="240"/>
        <w:rPr>
          <w:color w:val="1F1F1F"/>
          <w:sz w:val="24"/>
          <w:szCs w:val="24"/>
          <w:highlight w:val="white"/>
        </w:rPr>
      </w:pPr>
      <w:proofErr w:type="spellStart"/>
      <w:r>
        <w:rPr>
          <w:b/>
          <w:bCs/>
          <w:color w:val="1F1F1F"/>
          <w:sz w:val="24"/>
          <w:szCs w:val="24"/>
          <w:highlight w:val="white"/>
        </w:rPr>
        <w:t>Hlaste</w:t>
      </w:r>
      <w:proofErr w:type="spellEnd"/>
      <w:r>
        <w:rPr>
          <w:b/>
          <w:bCs/>
          <w:color w:val="1F1F1F"/>
          <w:sz w:val="24"/>
          <w:szCs w:val="24"/>
          <w:highlight w:val="white"/>
        </w:rPr>
        <w:t xml:space="preserve"> se tam, </w:t>
      </w:r>
      <w:proofErr w:type="spellStart"/>
      <w:r>
        <w:rPr>
          <w:b/>
          <w:bCs/>
          <w:color w:val="1F1F1F"/>
          <w:sz w:val="24"/>
          <w:szCs w:val="24"/>
          <w:highlight w:val="white"/>
        </w:rPr>
        <w:t>kam</w:t>
      </w:r>
      <w:proofErr w:type="spellEnd"/>
      <w:r>
        <w:rPr>
          <w:b/>
          <w:bCs/>
          <w:color w:val="1F1F1F"/>
          <w:sz w:val="24"/>
          <w:szCs w:val="24"/>
          <w:highlight w:val="white"/>
        </w:rPr>
        <w:t xml:space="preserve"> se </w:t>
      </w:r>
      <w:proofErr w:type="spellStart"/>
      <w:r>
        <w:rPr>
          <w:b/>
          <w:bCs/>
          <w:color w:val="1F1F1F"/>
          <w:sz w:val="24"/>
          <w:szCs w:val="24"/>
          <w:highlight w:val="white"/>
        </w:rPr>
        <w:t>ostatní</w:t>
      </w:r>
      <w:proofErr w:type="spellEnd"/>
      <w:r>
        <w:rPr>
          <w:b/>
          <w:bCs/>
          <w:color w:val="1F1F1F"/>
          <w:sz w:val="24"/>
          <w:szCs w:val="24"/>
          <w:highlight w:val="white"/>
        </w:rPr>
        <w:t xml:space="preserve"> </w:t>
      </w:r>
      <w:proofErr w:type="spellStart"/>
      <w:r>
        <w:rPr>
          <w:b/>
          <w:bCs/>
          <w:color w:val="1F1F1F"/>
          <w:sz w:val="24"/>
          <w:szCs w:val="24"/>
          <w:highlight w:val="white"/>
        </w:rPr>
        <w:t>nehrnou</w:t>
      </w:r>
      <w:proofErr w:type="spellEnd"/>
      <w:r>
        <w:rPr>
          <w:b/>
          <w:bCs/>
          <w:color w:val="1F1F1F"/>
          <w:sz w:val="24"/>
          <w:szCs w:val="24"/>
          <w:highlight w:val="white"/>
        </w:rPr>
        <w:t>.</w:t>
      </w:r>
      <w:r>
        <w:rPr>
          <w:color w:val="1F1F1F"/>
          <w:sz w:val="24"/>
          <w:szCs w:val="24"/>
          <w:highlight w:val="white"/>
        </w:rPr>
        <w:t xml:space="preserve"> </w:t>
      </w:r>
      <w:proofErr w:type="spellStart"/>
      <w:r>
        <w:rPr>
          <w:color w:val="1F1F1F"/>
          <w:sz w:val="24"/>
          <w:szCs w:val="24"/>
          <w:highlight w:val="white"/>
        </w:rPr>
        <w:t>Atraktivita</w:t>
      </w:r>
      <w:proofErr w:type="spellEnd"/>
      <w:r>
        <w:rPr>
          <w:color w:val="1F1F1F"/>
          <w:sz w:val="24"/>
          <w:szCs w:val="24"/>
          <w:highlight w:val="white"/>
        </w:rPr>
        <w:t xml:space="preserve"> </w:t>
      </w:r>
      <w:proofErr w:type="spellStart"/>
      <w:r>
        <w:rPr>
          <w:color w:val="1F1F1F"/>
          <w:sz w:val="24"/>
          <w:szCs w:val="24"/>
          <w:highlight w:val="white"/>
        </w:rPr>
        <w:t>lokality</w:t>
      </w:r>
      <w:proofErr w:type="spellEnd"/>
      <w:r>
        <w:rPr>
          <w:color w:val="1F1F1F"/>
          <w:sz w:val="24"/>
          <w:szCs w:val="24"/>
          <w:highlight w:val="white"/>
        </w:rPr>
        <w:t xml:space="preserve"> je </w:t>
      </w:r>
      <w:proofErr w:type="spellStart"/>
      <w:r>
        <w:rPr>
          <w:color w:val="1F1F1F"/>
          <w:sz w:val="24"/>
          <w:szCs w:val="24"/>
          <w:highlight w:val="white"/>
        </w:rPr>
        <w:t>všechno</w:t>
      </w:r>
      <w:proofErr w:type="spellEnd"/>
      <w:r>
        <w:rPr>
          <w:color w:val="1F1F1F"/>
          <w:sz w:val="24"/>
          <w:szCs w:val="24"/>
          <w:highlight w:val="white"/>
        </w:rPr>
        <w:t xml:space="preserve">. Na </w:t>
      </w:r>
      <w:proofErr w:type="spellStart"/>
      <w:r>
        <w:rPr>
          <w:color w:val="1F1F1F"/>
          <w:sz w:val="24"/>
          <w:szCs w:val="24"/>
          <w:highlight w:val="white"/>
        </w:rPr>
        <w:t>lukrativní</w:t>
      </w:r>
      <w:proofErr w:type="spellEnd"/>
      <w:r>
        <w:rPr>
          <w:color w:val="1F1F1F"/>
          <w:sz w:val="24"/>
          <w:szCs w:val="24"/>
          <w:highlight w:val="white"/>
        </w:rPr>
        <w:t xml:space="preserve"> </w:t>
      </w:r>
      <w:proofErr w:type="spellStart"/>
      <w:r>
        <w:rPr>
          <w:color w:val="1F1F1F"/>
          <w:sz w:val="24"/>
          <w:szCs w:val="24"/>
          <w:highlight w:val="white"/>
        </w:rPr>
        <w:t>adresu</w:t>
      </w:r>
      <w:proofErr w:type="spellEnd"/>
      <w:r>
        <w:rPr>
          <w:color w:val="1F1F1F"/>
          <w:sz w:val="24"/>
          <w:szCs w:val="24"/>
          <w:highlight w:val="white"/>
        </w:rPr>
        <w:t xml:space="preserve"> se </w:t>
      </w:r>
      <w:proofErr w:type="spellStart"/>
      <w:r>
        <w:rPr>
          <w:color w:val="1F1F1F"/>
          <w:sz w:val="24"/>
          <w:szCs w:val="24"/>
          <w:highlight w:val="white"/>
        </w:rPr>
        <w:t>sejdou</w:t>
      </w:r>
      <w:proofErr w:type="spellEnd"/>
      <w:r>
        <w:rPr>
          <w:color w:val="1F1F1F"/>
          <w:sz w:val="24"/>
          <w:szCs w:val="24"/>
          <w:highlight w:val="white"/>
        </w:rPr>
        <w:t xml:space="preserve"> </w:t>
      </w:r>
      <w:proofErr w:type="spellStart"/>
      <w:r>
        <w:rPr>
          <w:color w:val="1F1F1F"/>
          <w:sz w:val="24"/>
          <w:szCs w:val="24"/>
          <w:highlight w:val="white"/>
        </w:rPr>
        <w:t>desítky</w:t>
      </w:r>
      <w:proofErr w:type="spellEnd"/>
      <w:r>
        <w:rPr>
          <w:color w:val="1F1F1F"/>
          <w:sz w:val="24"/>
          <w:szCs w:val="24"/>
          <w:highlight w:val="white"/>
        </w:rPr>
        <w:t xml:space="preserve"> </w:t>
      </w:r>
      <w:proofErr w:type="spellStart"/>
      <w:r>
        <w:rPr>
          <w:color w:val="1F1F1F"/>
          <w:sz w:val="24"/>
          <w:szCs w:val="24"/>
          <w:highlight w:val="white"/>
        </w:rPr>
        <w:t>uchazečů</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jeden</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zatímco</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v </w:t>
      </w:r>
      <w:proofErr w:type="spellStart"/>
      <w:r>
        <w:rPr>
          <w:color w:val="1F1F1F"/>
          <w:sz w:val="24"/>
          <w:szCs w:val="24"/>
          <w:highlight w:val="white"/>
        </w:rPr>
        <w:t>méně</w:t>
      </w:r>
      <w:proofErr w:type="spellEnd"/>
      <w:r>
        <w:rPr>
          <w:color w:val="1F1F1F"/>
          <w:sz w:val="24"/>
          <w:szCs w:val="24"/>
          <w:highlight w:val="white"/>
        </w:rPr>
        <w:t xml:space="preserve"> </w:t>
      </w:r>
      <w:proofErr w:type="spellStart"/>
      <w:r>
        <w:rPr>
          <w:color w:val="1F1F1F"/>
          <w:sz w:val="24"/>
          <w:szCs w:val="24"/>
          <w:highlight w:val="white"/>
        </w:rPr>
        <w:t>žádané</w:t>
      </w:r>
      <w:proofErr w:type="spellEnd"/>
      <w:r>
        <w:rPr>
          <w:color w:val="1F1F1F"/>
          <w:sz w:val="24"/>
          <w:szCs w:val="24"/>
          <w:highlight w:val="white"/>
        </w:rPr>
        <w:t xml:space="preserve"> </w:t>
      </w:r>
      <w:proofErr w:type="spellStart"/>
      <w:r>
        <w:rPr>
          <w:color w:val="1F1F1F"/>
          <w:sz w:val="24"/>
          <w:szCs w:val="24"/>
          <w:highlight w:val="white"/>
        </w:rPr>
        <w:t>lokalitě</w:t>
      </w:r>
      <w:proofErr w:type="spellEnd"/>
      <w:r>
        <w:rPr>
          <w:color w:val="1F1F1F"/>
          <w:sz w:val="24"/>
          <w:szCs w:val="24"/>
          <w:highlight w:val="white"/>
        </w:rPr>
        <w:t xml:space="preserve"> </w:t>
      </w:r>
      <w:proofErr w:type="spellStart"/>
      <w:r>
        <w:rPr>
          <w:color w:val="1F1F1F"/>
          <w:sz w:val="24"/>
          <w:szCs w:val="24"/>
          <w:highlight w:val="white"/>
        </w:rPr>
        <w:t>jich</w:t>
      </w:r>
      <w:proofErr w:type="spellEnd"/>
      <w:r>
        <w:rPr>
          <w:color w:val="1F1F1F"/>
          <w:sz w:val="24"/>
          <w:szCs w:val="24"/>
          <w:highlight w:val="white"/>
        </w:rPr>
        <w:t xml:space="preserve"> </w:t>
      </w:r>
      <w:proofErr w:type="spellStart"/>
      <w:r>
        <w:rPr>
          <w:color w:val="1F1F1F"/>
          <w:sz w:val="24"/>
          <w:szCs w:val="24"/>
          <w:highlight w:val="white"/>
        </w:rPr>
        <w:t>mohou</w:t>
      </w:r>
      <w:proofErr w:type="spellEnd"/>
      <w:r>
        <w:rPr>
          <w:color w:val="1F1F1F"/>
          <w:sz w:val="24"/>
          <w:szCs w:val="24"/>
          <w:highlight w:val="white"/>
        </w:rPr>
        <w:t xml:space="preserve"> </w:t>
      </w:r>
      <w:proofErr w:type="spellStart"/>
      <w:r>
        <w:rPr>
          <w:color w:val="1F1F1F"/>
          <w:sz w:val="24"/>
          <w:szCs w:val="24"/>
          <w:highlight w:val="white"/>
        </w:rPr>
        <w:t>být</w:t>
      </w:r>
      <w:proofErr w:type="spellEnd"/>
      <w:r>
        <w:rPr>
          <w:color w:val="1F1F1F"/>
          <w:sz w:val="24"/>
          <w:szCs w:val="24"/>
          <w:highlight w:val="white"/>
        </w:rPr>
        <w:t xml:space="preserve"> </w:t>
      </w:r>
      <w:proofErr w:type="spellStart"/>
      <w:r>
        <w:rPr>
          <w:color w:val="1F1F1F"/>
          <w:sz w:val="24"/>
          <w:szCs w:val="24"/>
          <w:highlight w:val="white"/>
        </w:rPr>
        <w:t>dva</w:t>
      </w:r>
      <w:proofErr w:type="spellEnd"/>
      <w:r>
        <w:rPr>
          <w:color w:val="1F1F1F"/>
          <w:sz w:val="24"/>
          <w:szCs w:val="24"/>
          <w:highlight w:val="white"/>
        </w:rPr>
        <w:t xml:space="preserve">. </w:t>
      </w:r>
      <w:proofErr w:type="spellStart"/>
      <w:r>
        <w:rPr>
          <w:color w:val="1F1F1F"/>
          <w:sz w:val="24"/>
          <w:szCs w:val="24"/>
          <w:highlight w:val="white"/>
        </w:rPr>
        <w:t>Menší</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v </w:t>
      </w:r>
      <w:proofErr w:type="spellStart"/>
      <w:r>
        <w:rPr>
          <w:color w:val="1F1F1F"/>
          <w:sz w:val="24"/>
          <w:szCs w:val="24"/>
          <w:highlight w:val="white"/>
        </w:rPr>
        <w:t>méně</w:t>
      </w:r>
      <w:proofErr w:type="spellEnd"/>
      <w:r>
        <w:rPr>
          <w:color w:val="1F1F1F"/>
          <w:sz w:val="24"/>
          <w:szCs w:val="24"/>
          <w:highlight w:val="white"/>
        </w:rPr>
        <w:t xml:space="preserve"> </w:t>
      </w:r>
      <w:proofErr w:type="spellStart"/>
      <w:r>
        <w:rPr>
          <w:color w:val="1F1F1F"/>
          <w:sz w:val="24"/>
          <w:szCs w:val="24"/>
          <w:highlight w:val="white"/>
        </w:rPr>
        <w:t>atraktivní</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znamená</w:t>
      </w:r>
      <w:proofErr w:type="spellEnd"/>
      <w:r>
        <w:rPr>
          <w:color w:val="1F1F1F"/>
          <w:sz w:val="24"/>
          <w:szCs w:val="24"/>
          <w:highlight w:val="white"/>
        </w:rPr>
        <w:t xml:space="preserve"> </w:t>
      </w:r>
      <w:proofErr w:type="spellStart"/>
      <w:r>
        <w:rPr>
          <w:color w:val="1F1F1F"/>
          <w:sz w:val="24"/>
          <w:szCs w:val="24"/>
          <w:highlight w:val="white"/>
        </w:rPr>
        <w:t>dramaticky</w:t>
      </w:r>
      <w:proofErr w:type="spellEnd"/>
      <w:r>
        <w:rPr>
          <w:color w:val="1F1F1F"/>
          <w:sz w:val="24"/>
          <w:szCs w:val="24"/>
          <w:highlight w:val="white"/>
        </w:rPr>
        <w:t xml:space="preserve"> </w:t>
      </w:r>
      <w:proofErr w:type="spellStart"/>
      <w:r>
        <w:rPr>
          <w:color w:val="1F1F1F"/>
          <w:sz w:val="24"/>
          <w:szCs w:val="24"/>
          <w:highlight w:val="white"/>
        </w:rPr>
        <w:t>méně</w:t>
      </w:r>
      <w:proofErr w:type="spellEnd"/>
      <w:r>
        <w:rPr>
          <w:color w:val="1F1F1F"/>
          <w:sz w:val="24"/>
          <w:szCs w:val="24"/>
          <w:highlight w:val="white"/>
        </w:rPr>
        <w:t xml:space="preserve"> </w:t>
      </w:r>
      <w:proofErr w:type="spellStart"/>
      <w:r>
        <w:rPr>
          <w:color w:val="1F1F1F"/>
          <w:sz w:val="24"/>
          <w:szCs w:val="24"/>
          <w:highlight w:val="white"/>
        </w:rPr>
        <w:t>konkurence</w:t>
      </w:r>
      <w:proofErr w:type="spellEnd"/>
      <w:r>
        <w:rPr>
          <w:color w:val="1F1F1F"/>
          <w:sz w:val="24"/>
          <w:szCs w:val="24"/>
          <w:highlight w:val="white"/>
        </w:rPr>
        <w:t xml:space="preserve"> a </w:t>
      </w:r>
      <w:proofErr w:type="spellStart"/>
      <w:r>
        <w:rPr>
          <w:color w:val="1F1F1F"/>
          <w:sz w:val="24"/>
          <w:szCs w:val="24"/>
          <w:highlight w:val="white"/>
        </w:rPr>
        <w:t>dramaticky</w:t>
      </w:r>
      <w:proofErr w:type="spellEnd"/>
      <w:r>
        <w:rPr>
          <w:color w:val="1F1F1F"/>
          <w:sz w:val="24"/>
          <w:szCs w:val="24"/>
          <w:highlight w:val="white"/>
        </w:rPr>
        <w:t xml:space="preserve"> </w:t>
      </w:r>
      <w:proofErr w:type="spellStart"/>
      <w:r>
        <w:rPr>
          <w:color w:val="1F1F1F"/>
          <w:sz w:val="24"/>
          <w:szCs w:val="24"/>
          <w:highlight w:val="white"/>
        </w:rPr>
        <w:t>vyšší</w:t>
      </w:r>
      <w:proofErr w:type="spellEnd"/>
      <w:r>
        <w:rPr>
          <w:color w:val="1F1F1F"/>
          <w:sz w:val="24"/>
          <w:szCs w:val="24"/>
          <w:highlight w:val="white"/>
        </w:rPr>
        <w:t xml:space="preserve"> </w:t>
      </w:r>
      <w:proofErr w:type="spellStart"/>
      <w:r>
        <w:rPr>
          <w:color w:val="1F1F1F"/>
          <w:sz w:val="24"/>
          <w:szCs w:val="24"/>
          <w:highlight w:val="white"/>
        </w:rPr>
        <w:t>šanci</w:t>
      </w:r>
      <w:proofErr w:type="spellEnd"/>
      <w:r>
        <w:rPr>
          <w:color w:val="1F1F1F"/>
          <w:sz w:val="24"/>
          <w:szCs w:val="24"/>
          <w:highlight w:val="white"/>
        </w:rPr>
        <w:t xml:space="preserve">. </w:t>
      </w:r>
      <w:proofErr w:type="spellStart"/>
      <w:r>
        <w:rPr>
          <w:color w:val="1F1F1F"/>
          <w:sz w:val="24"/>
          <w:szCs w:val="24"/>
          <w:highlight w:val="white"/>
        </w:rPr>
        <w:t>Zní</w:t>
      </w:r>
      <w:proofErr w:type="spellEnd"/>
      <w:r>
        <w:rPr>
          <w:color w:val="1F1F1F"/>
          <w:sz w:val="24"/>
          <w:szCs w:val="24"/>
          <w:highlight w:val="white"/>
        </w:rPr>
        <w:t xml:space="preserve"> to </w:t>
      </w:r>
      <w:proofErr w:type="spellStart"/>
      <w:r>
        <w:rPr>
          <w:color w:val="1F1F1F"/>
          <w:sz w:val="24"/>
          <w:szCs w:val="24"/>
          <w:highlight w:val="white"/>
        </w:rPr>
        <w:t>jako</w:t>
      </w:r>
      <w:proofErr w:type="spellEnd"/>
      <w:r>
        <w:rPr>
          <w:color w:val="1F1F1F"/>
          <w:sz w:val="24"/>
          <w:szCs w:val="24"/>
          <w:highlight w:val="white"/>
        </w:rPr>
        <w:t xml:space="preserve"> </w:t>
      </w:r>
      <w:proofErr w:type="spellStart"/>
      <w:r>
        <w:rPr>
          <w:color w:val="1F1F1F"/>
          <w:sz w:val="24"/>
          <w:szCs w:val="24"/>
          <w:highlight w:val="white"/>
        </w:rPr>
        <w:t>kompromis</w:t>
      </w:r>
      <w:proofErr w:type="spellEnd"/>
      <w:r>
        <w:rPr>
          <w:color w:val="1F1F1F"/>
          <w:sz w:val="24"/>
          <w:szCs w:val="24"/>
          <w:highlight w:val="white"/>
        </w:rPr>
        <w:t xml:space="preserve">, ale je to </w:t>
      </w:r>
      <w:proofErr w:type="spellStart"/>
      <w:r>
        <w:rPr>
          <w:color w:val="1F1F1F"/>
          <w:sz w:val="24"/>
          <w:szCs w:val="24"/>
          <w:highlight w:val="white"/>
        </w:rPr>
        <w:t>nejúčinnější</w:t>
      </w:r>
      <w:proofErr w:type="spellEnd"/>
      <w:r>
        <w:rPr>
          <w:color w:val="1F1F1F"/>
          <w:sz w:val="24"/>
          <w:szCs w:val="24"/>
          <w:highlight w:val="white"/>
        </w:rPr>
        <w:t xml:space="preserve"> </w:t>
      </w:r>
      <w:proofErr w:type="spellStart"/>
      <w:r>
        <w:rPr>
          <w:color w:val="1F1F1F"/>
          <w:sz w:val="24"/>
          <w:szCs w:val="24"/>
          <w:highlight w:val="white"/>
        </w:rPr>
        <w:t>páka</w:t>
      </w:r>
      <w:proofErr w:type="spellEnd"/>
      <w:r>
        <w:rPr>
          <w:color w:val="1F1F1F"/>
          <w:sz w:val="24"/>
          <w:szCs w:val="24"/>
          <w:highlight w:val="white"/>
        </w:rPr>
        <w:t xml:space="preserve">, </w:t>
      </w:r>
      <w:proofErr w:type="spellStart"/>
      <w:r>
        <w:rPr>
          <w:color w:val="1F1F1F"/>
          <w:sz w:val="24"/>
          <w:szCs w:val="24"/>
          <w:highlight w:val="white"/>
        </w:rPr>
        <w:t>kterou</w:t>
      </w:r>
      <w:proofErr w:type="spellEnd"/>
      <w:r>
        <w:rPr>
          <w:color w:val="1F1F1F"/>
          <w:sz w:val="24"/>
          <w:szCs w:val="24"/>
          <w:highlight w:val="white"/>
        </w:rPr>
        <w:t xml:space="preserve"> </w:t>
      </w:r>
      <w:proofErr w:type="spellStart"/>
      <w:r>
        <w:rPr>
          <w:color w:val="1F1F1F"/>
          <w:sz w:val="24"/>
          <w:szCs w:val="24"/>
          <w:highlight w:val="white"/>
        </w:rPr>
        <w:t>máte</w:t>
      </w:r>
      <w:proofErr w:type="spellEnd"/>
      <w:r>
        <w:rPr>
          <w:color w:val="1F1F1F"/>
          <w:sz w:val="24"/>
          <w:szCs w:val="24"/>
          <w:highlight w:val="white"/>
        </w:rPr>
        <w:t>.</w:t>
      </w:r>
      <w:commentRangeStart w:id="38"/>
      <w:commentRangeStart w:id="39"/>
    </w:p>
    <w:commentRangeEnd w:id="38"/>
    <w:p w14:paraId="319C28F4" w14:textId="77777777" w:rsidR="00F35B07" w:rsidRDefault="00000000">
      <w:pPr>
        <w:numPr>
          <w:ilvl w:val="0"/>
          <w:numId w:val="1"/>
        </w:numPr>
        <w:rPr>
          <w:color w:val="1F1F1F"/>
          <w:sz w:val="24"/>
          <w:szCs w:val="24"/>
          <w:highlight w:val="white"/>
        </w:rPr>
      </w:pPr>
      <w:r>
        <w:commentReference w:id="38"/>
      </w:r>
      <w:commentRangeEnd w:id="39"/>
      <w:r w:rsidR="000F43E6">
        <w:rPr>
          <w:rStyle w:val="Odkaznakoment"/>
        </w:rPr>
        <w:commentReference w:id="39"/>
      </w:r>
      <w:proofErr w:type="spellStart"/>
      <w:r>
        <w:rPr>
          <w:b/>
          <w:bCs/>
          <w:color w:val="1F1F1F"/>
          <w:sz w:val="24"/>
          <w:szCs w:val="24"/>
          <w:highlight w:val="white"/>
        </w:rPr>
        <w:t>Pochopte</w:t>
      </w:r>
      <w:proofErr w:type="spellEnd"/>
      <w:r>
        <w:rPr>
          <w:b/>
          <w:bCs/>
          <w:color w:val="1F1F1F"/>
          <w:sz w:val="24"/>
          <w:szCs w:val="24"/>
          <w:highlight w:val="white"/>
        </w:rPr>
        <w:t xml:space="preserve">, co </w:t>
      </w:r>
      <w:proofErr w:type="spellStart"/>
      <w:r>
        <w:rPr>
          <w:b/>
          <w:bCs/>
          <w:color w:val="1F1F1F"/>
          <w:sz w:val="24"/>
          <w:szCs w:val="24"/>
          <w:highlight w:val="white"/>
        </w:rPr>
        <w:t>bodový</w:t>
      </w:r>
      <w:proofErr w:type="spellEnd"/>
      <w:r>
        <w:rPr>
          <w:b/>
          <w:bCs/>
          <w:color w:val="1F1F1F"/>
          <w:sz w:val="24"/>
          <w:szCs w:val="24"/>
          <w:highlight w:val="white"/>
        </w:rPr>
        <w:t xml:space="preserve"> </w:t>
      </w:r>
      <w:proofErr w:type="spellStart"/>
      <w:r>
        <w:rPr>
          <w:b/>
          <w:bCs/>
          <w:color w:val="1F1F1F"/>
          <w:sz w:val="24"/>
          <w:szCs w:val="24"/>
          <w:highlight w:val="white"/>
        </w:rPr>
        <w:t>systém</w:t>
      </w:r>
      <w:proofErr w:type="spellEnd"/>
      <w:r>
        <w:rPr>
          <w:b/>
          <w:bCs/>
          <w:color w:val="1F1F1F"/>
          <w:sz w:val="24"/>
          <w:szCs w:val="24"/>
          <w:highlight w:val="white"/>
        </w:rPr>
        <w:t xml:space="preserve"> </w:t>
      </w:r>
      <w:proofErr w:type="spellStart"/>
      <w:r>
        <w:rPr>
          <w:b/>
          <w:bCs/>
          <w:color w:val="1F1F1F"/>
          <w:sz w:val="24"/>
          <w:szCs w:val="24"/>
          <w:highlight w:val="white"/>
        </w:rPr>
        <w:t>odměňuje</w:t>
      </w:r>
      <w:proofErr w:type="spellEnd"/>
      <w:r>
        <w:rPr>
          <w:b/>
          <w:bCs/>
          <w:color w:val="1F1F1F"/>
          <w:sz w:val="24"/>
          <w:szCs w:val="24"/>
          <w:highlight w:val="white"/>
        </w:rPr>
        <w:t>.</w:t>
      </w:r>
      <w:r>
        <w:rPr>
          <w:color w:val="1F1F1F"/>
          <w:sz w:val="24"/>
          <w:szCs w:val="24"/>
          <w:highlight w:val="white"/>
        </w:rPr>
        <w:t xml:space="preserve"> </w:t>
      </w:r>
      <w:proofErr w:type="spellStart"/>
      <w:r>
        <w:rPr>
          <w:color w:val="1F1F1F"/>
          <w:sz w:val="24"/>
          <w:szCs w:val="24"/>
          <w:highlight w:val="white"/>
        </w:rPr>
        <w:t>Většina</w:t>
      </w:r>
      <w:proofErr w:type="spellEnd"/>
      <w:r>
        <w:rPr>
          <w:color w:val="1F1F1F"/>
          <w:sz w:val="24"/>
          <w:szCs w:val="24"/>
          <w:highlight w:val="white"/>
        </w:rPr>
        <w:t xml:space="preserve"> </w:t>
      </w:r>
      <w:proofErr w:type="spellStart"/>
      <w:r>
        <w:rPr>
          <w:color w:val="1F1F1F"/>
          <w:sz w:val="24"/>
          <w:szCs w:val="24"/>
          <w:highlight w:val="white"/>
        </w:rPr>
        <w:t>částí</w:t>
      </w:r>
      <w:proofErr w:type="spellEnd"/>
      <w:r>
        <w:rPr>
          <w:color w:val="1F1F1F"/>
          <w:sz w:val="24"/>
          <w:szCs w:val="24"/>
          <w:highlight w:val="white"/>
        </w:rPr>
        <w:t xml:space="preserve"> </w:t>
      </w:r>
      <w:proofErr w:type="spellStart"/>
      <w:r>
        <w:rPr>
          <w:color w:val="1F1F1F"/>
          <w:sz w:val="24"/>
          <w:szCs w:val="24"/>
          <w:highlight w:val="white"/>
        </w:rPr>
        <w:t>boduje</w:t>
      </w:r>
      <w:proofErr w:type="spellEnd"/>
      <w:r>
        <w:rPr>
          <w:color w:val="1F1F1F"/>
          <w:sz w:val="24"/>
          <w:szCs w:val="24"/>
          <w:highlight w:val="white"/>
        </w:rPr>
        <w:t xml:space="preserve"> </w:t>
      </w:r>
      <w:proofErr w:type="spellStart"/>
      <w:r>
        <w:rPr>
          <w:color w:val="1F1F1F"/>
          <w:sz w:val="24"/>
          <w:szCs w:val="24"/>
          <w:highlight w:val="white"/>
        </w:rPr>
        <w:t>stabilní</w:t>
      </w:r>
      <w:proofErr w:type="spellEnd"/>
      <w:r>
        <w:rPr>
          <w:color w:val="1F1F1F"/>
          <w:sz w:val="24"/>
          <w:szCs w:val="24"/>
          <w:highlight w:val="white"/>
        </w:rPr>
        <w:t xml:space="preserve"> </w:t>
      </w:r>
      <w:proofErr w:type="spellStart"/>
      <w:r>
        <w:rPr>
          <w:color w:val="1F1F1F"/>
          <w:sz w:val="24"/>
          <w:szCs w:val="24"/>
          <w:highlight w:val="white"/>
        </w:rPr>
        <w:t>legální</w:t>
      </w:r>
      <w:proofErr w:type="spellEnd"/>
      <w:r>
        <w:rPr>
          <w:color w:val="1F1F1F"/>
          <w:sz w:val="24"/>
          <w:szCs w:val="24"/>
          <w:highlight w:val="white"/>
        </w:rPr>
        <w:t xml:space="preserve"> </w:t>
      </w:r>
      <w:proofErr w:type="spellStart"/>
      <w:r>
        <w:rPr>
          <w:color w:val="1F1F1F"/>
          <w:sz w:val="24"/>
          <w:szCs w:val="24"/>
          <w:highlight w:val="white"/>
        </w:rPr>
        <w:t>příjem</w:t>
      </w:r>
      <w:proofErr w:type="spellEnd"/>
      <w:r>
        <w:rPr>
          <w:color w:val="1F1F1F"/>
          <w:sz w:val="24"/>
          <w:szCs w:val="24"/>
          <w:highlight w:val="white"/>
        </w:rPr>
        <w:t xml:space="preserve"> a </w:t>
      </w:r>
      <w:proofErr w:type="spellStart"/>
      <w:r>
        <w:rPr>
          <w:color w:val="1F1F1F"/>
          <w:sz w:val="24"/>
          <w:szCs w:val="24"/>
          <w:highlight w:val="white"/>
        </w:rPr>
        <w:t>rodinnou</w:t>
      </w:r>
      <w:proofErr w:type="spellEnd"/>
      <w:r>
        <w:rPr>
          <w:color w:val="1F1F1F"/>
          <w:sz w:val="24"/>
          <w:szCs w:val="24"/>
          <w:highlight w:val="white"/>
        </w:rPr>
        <w:t xml:space="preserve"> </w:t>
      </w:r>
      <w:proofErr w:type="spellStart"/>
      <w:r>
        <w:rPr>
          <w:color w:val="1F1F1F"/>
          <w:sz w:val="24"/>
          <w:szCs w:val="24"/>
          <w:highlight w:val="white"/>
        </w:rPr>
        <w:t>situaci</w:t>
      </w:r>
      <w:proofErr w:type="spellEnd"/>
      <w:r>
        <w:rPr>
          <w:color w:val="1F1F1F"/>
          <w:sz w:val="24"/>
          <w:szCs w:val="24"/>
          <w:highlight w:val="white"/>
        </w:rPr>
        <w:t xml:space="preserve">. </w:t>
      </w:r>
      <w:proofErr w:type="spellStart"/>
      <w:r>
        <w:rPr>
          <w:color w:val="1F1F1F"/>
          <w:sz w:val="24"/>
          <w:szCs w:val="24"/>
          <w:highlight w:val="white"/>
        </w:rPr>
        <w:t>Modelově</w:t>
      </w:r>
      <w:proofErr w:type="spellEnd"/>
      <w:r>
        <w:rPr>
          <w:color w:val="1F1F1F"/>
          <w:sz w:val="24"/>
          <w:szCs w:val="24"/>
          <w:highlight w:val="white"/>
        </w:rPr>
        <w:t xml:space="preserve">: </w:t>
      </w:r>
      <w:proofErr w:type="spellStart"/>
      <w:r>
        <w:rPr>
          <w:color w:val="1F1F1F"/>
          <w:sz w:val="24"/>
          <w:szCs w:val="24"/>
          <w:highlight w:val="white"/>
        </w:rPr>
        <w:t>doložený</w:t>
      </w:r>
      <w:proofErr w:type="spellEnd"/>
      <w:r>
        <w:rPr>
          <w:color w:val="1F1F1F"/>
          <w:sz w:val="24"/>
          <w:szCs w:val="24"/>
          <w:highlight w:val="white"/>
        </w:rPr>
        <w:t xml:space="preserve"> </w:t>
      </w:r>
      <w:proofErr w:type="spellStart"/>
      <w:r>
        <w:rPr>
          <w:color w:val="1F1F1F"/>
          <w:sz w:val="24"/>
          <w:szCs w:val="24"/>
          <w:highlight w:val="white"/>
        </w:rPr>
        <w:t>trvalý</w:t>
      </w:r>
      <w:proofErr w:type="spellEnd"/>
      <w:r>
        <w:rPr>
          <w:color w:val="1F1F1F"/>
          <w:sz w:val="24"/>
          <w:szCs w:val="24"/>
          <w:highlight w:val="white"/>
        </w:rPr>
        <w:t xml:space="preserve"> </w:t>
      </w:r>
      <w:proofErr w:type="spellStart"/>
      <w:r>
        <w:rPr>
          <w:color w:val="1F1F1F"/>
          <w:sz w:val="24"/>
          <w:szCs w:val="24"/>
          <w:highlight w:val="white"/>
        </w:rPr>
        <w:t>zdroj</w:t>
      </w:r>
      <w:proofErr w:type="spellEnd"/>
      <w:r>
        <w:rPr>
          <w:color w:val="1F1F1F"/>
          <w:sz w:val="24"/>
          <w:szCs w:val="24"/>
          <w:highlight w:val="white"/>
        </w:rPr>
        <w:t xml:space="preserve"> </w:t>
      </w:r>
      <w:proofErr w:type="spellStart"/>
      <w:r>
        <w:rPr>
          <w:color w:val="1F1F1F"/>
          <w:sz w:val="24"/>
          <w:szCs w:val="24"/>
          <w:highlight w:val="white"/>
        </w:rPr>
        <w:t>příjmu</w:t>
      </w:r>
      <w:proofErr w:type="spellEnd"/>
      <w:r>
        <w:rPr>
          <w:color w:val="1F1F1F"/>
          <w:sz w:val="24"/>
          <w:szCs w:val="24"/>
          <w:highlight w:val="white"/>
        </w:rPr>
        <w:t xml:space="preserve"> (</w:t>
      </w:r>
      <w:proofErr w:type="spellStart"/>
      <w:r>
        <w:rPr>
          <w:color w:val="1F1F1F"/>
          <w:sz w:val="24"/>
          <w:szCs w:val="24"/>
          <w:highlight w:val="white"/>
        </w:rPr>
        <w:t>pracovní</w:t>
      </w:r>
      <w:proofErr w:type="spellEnd"/>
      <w:r>
        <w:rPr>
          <w:color w:val="1F1F1F"/>
          <w:sz w:val="24"/>
          <w:szCs w:val="24"/>
          <w:highlight w:val="white"/>
        </w:rPr>
        <w:t xml:space="preserve"> </w:t>
      </w:r>
      <w:proofErr w:type="spellStart"/>
      <w:r>
        <w:rPr>
          <w:color w:val="1F1F1F"/>
          <w:sz w:val="24"/>
          <w:szCs w:val="24"/>
          <w:highlight w:val="white"/>
        </w:rPr>
        <w:t>poměr</w:t>
      </w:r>
      <w:proofErr w:type="spellEnd"/>
      <w:r>
        <w:rPr>
          <w:color w:val="1F1F1F"/>
          <w:sz w:val="24"/>
          <w:szCs w:val="24"/>
          <w:highlight w:val="white"/>
        </w:rPr>
        <w:t xml:space="preserve"> po </w:t>
      </w:r>
      <w:proofErr w:type="spellStart"/>
      <w:r>
        <w:rPr>
          <w:color w:val="1F1F1F"/>
          <w:sz w:val="24"/>
          <w:szCs w:val="24"/>
          <w:highlight w:val="white"/>
        </w:rPr>
        <w:t>zkušební</w:t>
      </w:r>
      <w:proofErr w:type="spellEnd"/>
      <w:r>
        <w:rPr>
          <w:color w:val="1F1F1F"/>
          <w:sz w:val="24"/>
          <w:szCs w:val="24"/>
          <w:highlight w:val="white"/>
        </w:rPr>
        <w:t xml:space="preserve"> </w:t>
      </w:r>
      <w:proofErr w:type="spellStart"/>
      <w:r>
        <w:rPr>
          <w:color w:val="1F1F1F"/>
          <w:sz w:val="24"/>
          <w:szCs w:val="24"/>
          <w:highlight w:val="white"/>
        </w:rPr>
        <w:t>době</w:t>
      </w:r>
      <w:proofErr w:type="spellEnd"/>
      <w:r>
        <w:rPr>
          <w:color w:val="1F1F1F"/>
          <w:sz w:val="24"/>
          <w:szCs w:val="24"/>
          <w:highlight w:val="white"/>
        </w:rPr>
        <w:t xml:space="preserve">, OSVČ, </w:t>
      </w:r>
      <w:proofErr w:type="spellStart"/>
      <w:r>
        <w:rPr>
          <w:color w:val="1F1F1F"/>
          <w:sz w:val="24"/>
          <w:szCs w:val="24"/>
          <w:highlight w:val="white"/>
        </w:rPr>
        <w:t>důchod</w:t>
      </w:r>
      <w:proofErr w:type="spellEnd"/>
      <w:r>
        <w:rPr>
          <w:color w:val="1F1F1F"/>
          <w:sz w:val="24"/>
          <w:szCs w:val="24"/>
          <w:highlight w:val="white"/>
        </w:rPr>
        <w:t xml:space="preserve">, </w:t>
      </w:r>
      <w:proofErr w:type="spellStart"/>
      <w:r>
        <w:rPr>
          <w:color w:val="1F1F1F"/>
          <w:sz w:val="24"/>
          <w:szCs w:val="24"/>
          <w:highlight w:val="white"/>
        </w:rPr>
        <w:t>rodičovský</w:t>
      </w:r>
      <w:proofErr w:type="spellEnd"/>
      <w:r>
        <w:rPr>
          <w:color w:val="1F1F1F"/>
          <w:sz w:val="24"/>
          <w:szCs w:val="24"/>
          <w:highlight w:val="white"/>
        </w:rPr>
        <w:t xml:space="preserve"> </w:t>
      </w:r>
      <w:proofErr w:type="spellStart"/>
      <w:r>
        <w:rPr>
          <w:color w:val="1F1F1F"/>
          <w:sz w:val="24"/>
          <w:szCs w:val="24"/>
          <w:highlight w:val="white"/>
        </w:rPr>
        <w:t>příspěvek</w:t>
      </w:r>
      <w:proofErr w:type="spellEnd"/>
      <w:r>
        <w:rPr>
          <w:color w:val="1F1F1F"/>
          <w:sz w:val="24"/>
          <w:szCs w:val="24"/>
          <w:highlight w:val="white"/>
        </w:rPr>
        <w:t xml:space="preserve">) </w:t>
      </w:r>
      <w:proofErr w:type="spellStart"/>
      <w:r>
        <w:rPr>
          <w:color w:val="1F1F1F"/>
          <w:sz w:val="24"/>
          <w:szCs w:val="24"/>
          <w:highlight w:val="white"/>
        </w:rPr>
        <w:t>i</w:t>
      </w:r>
      <w:proofErr w:type="spellEnd"/>
      <w:r>
        <w:rPr>
          <w:color w:val="1F1F1F"/>
          <w:sz w:val="24"/>
          <w:szCs w:val="24"/>
          <w:highlight w:val="white"/>
        </w:rPr>
        <w:t xml:space="preserve"> </w:t>
      </w:r>
      <w:proofErr w:type="spellStart"/>
      <w:r>
        <w:rPr>
          <w:color w:val="1F1F1F"/>
          <w:sz w:val="24"/>
          <w:szCs w:val="24"/>
          <w:highlight w:val="white"/>
        </w:rPr>
        <w:t>přiměřená</w:t>
      </w:r>
      <w:proofErr w:type="spellEnd"/>
      <w:r>
        <w:rPr>
          <w:color w:val="1F1F1F"/>
          <w:sz w:val="24"/>
          <w:szCs w:val="24"/>
          <w:highlight w:val="white"/>
        </w:rPr>
        <w:t xml:space="preserve"> </w:t>
      </w:r>
      <w:proofErr w:type="spellStart"/>
      <w:r>
        <w:rPr>
          <w:color w:val="1F1F1F"/>
          <w:sz w:val="24"/>
          <w:szCs w:val="24"/>
          <w:highlight w:val="white"/>
        </w:rPr>
        <w:t>výše</w:t>
      </w:r>
      <w:proofErr w:type="spellEnd"/>
      <w:r>
        <w:rPr>
          <w:color w:val="1F1F1F"/>
          <w:sz w:val="24"/>
          <w:szCs w:val="24"/>
          <w:highlight w:val="white"/>
        </w:rPr>
        <w:t xml:space="preserve"> </w:t>
      </w:r>
      <w:proofErr w:type="spellStart"/>
      <w:r>
        <w:rPr>
          <w:color w:val="1F1F1F"/>
          <w:sz w:val="24"/>
          <w:szCs w:val="24"/>
          <w:highlight w:val="white"/>
        </w:rPr>
        <w:t>příjmu</w:t>
      </w:r>
      <w:proofErr w:type="spellEnd"/>
      <w:r>
        <w:rPr>
          <w:color w:val="1F1F1F"/>
          <w:sz w:val="24"/>
          <w:szCs w:val="24"/>
          <w:highlight w:val="white"/>
        </w:rPr>
        <w:t xml:space="preserve"> </w:t>
      </w:r>
      <w:proofErr w:type="spellStart"/>
      <w:r>
        <w:rPr>
          <w:color w:val="1F1F1F"/>
          <w:sz w:val="24"/>
          <w:szCs w:val="24"/>
          <w:highlight w:val="white"/>
        </w:rPr>
        <w:t>nesou</w:t>
      </w:r>
      <w:proofErr w:type="spellEnd"/>
      <w:r>
        <w:rPr>
          <w:color w:val="1F1F1F"/>
          <w:sz w:val="24"/>
          <w:szCs w:val="24"/>
          <w:highlight w:val="white"/>
        </w:rPr>
        <w:t xml:space="preserve"> </w:t>
      </w:r>
      <w:proofErr w:type="spellStart"/>
      <w:r>
        <w:rPr>
          <w:color w:val="1F1F1F"/>
          <w:sz w:val="24"/>
          <w:szCs w:val="24"/>
          <w:highlight w:val="white"/>
        </w:rPr>
        <w:t>nejvíc</w:t>
      </w:r>
      <w:proofErr w:type="spellEnd"/>
      <w:r>
        <w:rPr>
          <w:color w:val="1F1F1F"/>
          <w:sz w:val="24"/>
          <w:szCs w:val="24"/>
          <w:highlight w:val="white"/>
        </w:rPr>
        <w:t xml:space="preserve"> </w:t>
      </w:r>
      <w:proofErr w:type="spellStart"/>
      <w:r>
        <w:rPr>
          <w:color w:val="1F1F1F"/>
          <w:sz w:val="24"/>
          <w:szCs w:val="24"/>
          <w:highlight w:val="white"/>
        </w:rPr>
        <w:t>bodů</w:t>
      </w:r>
      <w:proofErr w:type="spellEnd"/>
      <w:r>
        <w:rPr>
          <w:color w:val="1F1F1F"/>
          <w:sz w:val="24"/>
          <w:szCs w:val="24"/>
          <w:highlight w:val="white"/>
        </w:rPr>
        <w:t xml:space="preserve">, </w:t>
      </w:r>
      <w:proofErr w:type="spellStart"/>
      <w:r>
        <w:rPr>
          <w:color w:val="1F1F1F"/>
          <w:sz w:val="24"/>
          <w:szCs w:val="24"/>
          <w:highlight w:val="white"/>
        </w:rPr>
        <w:t>každý</w:t>
      </w:r>
      <w:proofErr w:type="spellEnd"/>
      <w:r>
        <w:rPr>
          <w:color w:val="1F1F1F"/>
          <w:sz w:val="24"/>
          <w:szCs w:val="24"/>
          <w:highlight w:val="white"/>
        </w:rPr>
        <w:t xml:space="preserve"> </w:t>
      </w:r>
      <w:proofErr w:type="spellStart"/>
      <w:r>
        <w:rPr>
          <w:color w:val="1F1F1F"/>
          <w:sz w:val="24"/>
          <w:szCs w:val="24"/>
          <w:highlight w:val="white"/>
        </w:rPr>
        <w:t>další</w:t>
      </w:r>
      <w:proofErr w:type="spellEnd"/>
      <w:r>
        <w:rPr>
          <w:color w:val="1F1F1F"/>
          <w:sz w:val="24"/>
          <w:szCs w:val="24"/>
          <w:highlight w:val="white"/>
        </w:rPr>
        <w:t xml:space="preserve"> </w:t>
      </w:r>
      <w:proofErr w:type="spellStart"/>
      <w:r>
        <w:rPr>
          <w:color w:val="1F1F1F"/>
          <w:sz w:val="24"/>
          <w:szCs w:val="24"/>
          <w:highlight w:val="white"/>
        </w:rPr>
        <w:t>člen</w:t>
      </w:r>
      <w:proofErr w:type="spellEnd"/>
      <w:r>
        <w:rPr>
          <w:color w:val="1F1F1F"/>
          <w:sz w:val="24"/>
          <w:szCs w:val="24"/>
          <w:highlight w:val="white"/>
        </w:rPr>
        <w:t xml:space="preserve"> </w:t>
      </w:r>
      <w:proofErr w:type="spellStart"/>
      <w:r>
        <w:rPr>
          <w:color w:val="1F1F1F"/>
          <w:sz w:val="24"/>
          <w:szCs w:val="24"/>
          <w:highlight w:val="white"/>
        </w:rPr>
        <w:t>domácnosti</w:t>
      </w:r>
      <w:proofErr w:type="spellEnd"/>
      <w:r>
        <w:rPr>
          <w:color w:val="1F1F1F"/>
          <w:sz w:val="24"/>
          <w:szCs w:val="24"/>
          <w:highlight w:val="white"/>
        </w:rPr>
        <w:t xml:space="preserve"> </w:t>
      </w:r>
      <w:proofErr w:type="spellStart"/>
      <w:r>
        <w:rPr>
          <w:color w:val="1F1F1F"/>
          <w:sz w:val="24"/>
          <w:szCs w:val="24"/>
          <w:highlight w:val="white"/>
        </w:rPr>
        <w:t>přidává</w:t>
      </w:r>
      <w:proofErr w:type="spellEnd"/>
      <w:r>
        <w:rPr>
          <w:color w:val="1F1F1F"/>
          <w:sz w:val="24"/>
          <w:szCs w:val="24"/>
          <w:highlight w:val="white"/>
        </w:rPr>
        <w:t xml:space="preserve"> bod, a </w:t>
      </w:r>
      <w:proofErr w:type="spellStart"/>
      <w:r>
        <w:rPr>
          <w:color w:val="1F1F1F"/>
          <w:sz w:val="24"/>
          <w:szCs w:val="24"/>
          <w:highlight w:val="white"/>
        </w:rPr>
        <w:t>manželství</w:t>
      </w:r>
      <w:proofErr w:type="spellEnd"/>
      <w:r>
        <w:rPr>
          <w:color w:val="1F1F1F"/>
          <w:sz w:val="24"/>
          <w:szCs w:val="24"/>
          <w:highlight w:val="white"/>
        </w:rPr>
        <w:t xml:space="preserve"> s </w:t>
      </w:r>
      <w:proofErr w:type="spellStart"/>
      <w:r>
        <w:rPr>
          <w:color w:val="1F1F1F"/>
          <w:sz w:val="24"/>
          <w:szCs w:val="24"/>
          <w:highlight w:val="white"/>
        </w:rPr>
        <w:t>prvním</w:t>
      </w:r>
      <w:proofErr w:type="spellEnd"/>
      <w:r>
        <w:rPr>
          <w:color w:val="1F1F1F"/>
          <w:sz w:val="24"/>
          <w:szCs w:val="24"/>
          <w:highlight w:val="white"/>
        </w:rPr>
        <w:t xml:space="preserve"> </w:t>
      </w:r>
      <w:proofErr w:type="spellStart"/>
      <w:r>
        <w:rPr>
          <w:color w:val="1F1F1F"/>
          <w:sz w:val="24"/>
          <w:szCs w:val="24"/>
          <w:highlight w:val="white"/>
        </w:rPr>
        <w:t>dítětem</w:t>
      </w:r>
      <w:proofErr w:type="spellEnd"/>
      <w:r>
        <w:rPr>
          <w:color w:val="1F1F1F"/>
          <w:sz w:val="24"/>
          <w:szCs w:val="24"/>
          <w:highlight w:val="white"/>
        </w:rPr>
        <w:t xml:space="preserve"> </w:t>
      </w:r>
      <w:proofErr w:type="spellStart"/>
      <w:r>
        <w:rPr>
          <w:color w:val="1F1F1F"/>
          <w:sz w:val="24"/>
          <w:szCs w:val="24"/>
          <w:highlight w:val="white"/>
        </w:rPr>
        <w:t>bývá</w:t>
      </w:r>
      <w:proofErr w:type="spellEnd"/>
      <w:r>
        <w:rPr>
          <w:color w:val="1F1F1F"/>
          <w:sz w:val="24"/>
          <w:szCs w:val="24"/>
          <w:highlight w:val="white"/>
        </w:rPr>
        <w:t xml:space="preserve"> z </w:t>
      </w:r>
      <w:proofErr w:type="spellStart"/>
      <w:r>
        <w:rPr>
          <w:color w:val="1F1F1F"/>
          <w:sz w:val="24"/>
          <w:szCs w:val="24"/>
          <w:highlight w:val="white"/>
        </w:rPr>
        <w:t>hlediska</w:t>
      </w:r>
      <w:proofErr w:type="spellEnd"/>
      <w:r>
        <w:rPr>
          <w:color w:val="1F1F1F"/>
          <w:sz w:val="24"/>
          <w:szCs w:val="24"/>
          <w:highlight w:val="white"/>
        </w:rPr>
        <w:t xml:space="preserve"> </w:t>
      </w:r>
      <w:proofErr w:type="spellStart"/>
      <w:r>
        <w:rPr>
          <w:color w:val="1F1F1F"/>
          <w:sz w:val="24"/>
          <w:szCs w:val="24"/>
          <w:highlight w:val="white"/>
        </w:rPr>
        <w:t>bodů</w:t>
      </w:r>
      <w:proofErr w:type="spellEnd"/>
      <w:r>
        <w:rPr>
          <w:color w:val="1F1F1F"/>
          <w:sz w:val="24"/>
          <w:szCs w:val="24"/>
          <w:highlight w:val="white"/>
        </w:rPr>
        <w:t xml:space="preserve"> </w:t>
      </w:r>
      <w:proofErr w:type="spellStart"/>
      <w:r>
        <w:rPr>
          <w:color w:val="1F1F1F"/>
          <w:sz w:val="24"/>
          <w:szCs w:val="24"/>
          <w:highlight w:val="white"/>
        </w:rPr>
        <w:t>nejvýhodnější</w:t>
      </w:r>
      <w:proofErr w:type="spellEnd"/>
      <w:r>
        <w:rPr>
          <w:color w:val="1F1F1F"/>
          <w:sz w:val="24"/>
          <w:szCs w:val="24"/>
          <w:highlight w:val="white"/>
        </w:rPr>
        <w:t xml:space="preserve"> </w:t>
      </w:r>
      <w:proofErr w:type="spellStart"/>
      <w:r>
        <w:rPr>
          <w:color w:val="1F1F1F"/>
          <w:sz w:val="24"/>
          <w:szCs w:val="24"/>
          <w:highlight w:val="white"/>
        </w:rPr>
        <w:t>kombinací</w:t>
      </w:r>
      <w:proofErr w:type="spellEnd"/>
      <w:r>
        <w:rPr>
          <w:color w:val="1F1F1F"/>
          <w:sz w:val="24"/>
          <w:szCs w:val="24"/>
          <w:highlight w:val="white"/>
        </w:rPr>
        <w:t xml:space="preserve"> </w:t>
      </w:r>
      <w:proofErr w:type="spellStart"/>
      <w:r>
        <w:rPr>
          <w:color w:val="1F1F1F"/>
          <w:sz w:val="24"/>
          <w:szCs w:val="24"/>
          <w:highlight w:val="white"/>
        </w:rPr>
        <w:t>vůbec</w:t>
      </w:r>
      <w:proofErr w:type="spellEnd"/>
      <w:r>
        <w:rPr>
          <w:color w:val="1F1F1F"/>
          <w:sz w:val="24"/>
          <w:szCs w:val="24"/>
          <w:highlight w:val="white"/>
        </w:rPr>
        <w:t xml:space="preserve">. </w:t>
      </w:r>
      <w:proofErr w:type="spellStart"/>
      <w:r>
        <w:rPr>
          <w:color w:val="1F1F1F"/>
          <w:sz w:val="24"/>
          <w:szCs w:val="24"/>
          <w:highlight w:val="white"/>
        </w:rPr>
        <w:t>Žadatelé</w:t>
      </w:r>
      <w:proofErr w:type="spellEnd"/>
      <w:r>
        <w:rPr>
          <w:color w:val="1F1F1F"/>
          <w:sz w:val="24"/>
          <w:szCs w:val="24"/>
          <w:highlight w:val="white"/>
        </w:rPr>
        <w:t xml:space="preserve"> s </w:t>
      </w:r>
      <w:proofErr w:type="spellStart"/>
      <w:r>
        <w:rPr>
          <w:color w:val="1F1F1F"/>
          <w:sz w:val="24"/>
          <w:szCs w:val="24"/>
          <w:highlight w:val="white"/>
        </w:rPr>
        <w:t>velmi</w:t>
      </w:r>
      <w:proofErr w:type="spellEnd"/>
      <w:r>
        <w:rPr>
          <w:color w:val="1F1F1F"/>
          <w:sz w:val="24"/>
          <w:szCs w:val="24"/>
          <w:highlight w:val="white"/>
        </w:rPr>
        <w:t xml:space="preserve"> </w:t>
      </w:r>
      <w:proofErr w:type="spellStart"/>
      <w:r>
        <w:rPr>
          <w:color w:val="1F1F1F"/>
          <w:sz w:val="24"/>
          <w:szCs w:val="24"/>
          <w:highlight w:val="white"/>
        </w:rPr>
        <w:t>nízkým</w:t>
      </w:r>
      <w:proofErr w:type="spellEnd"/>
      <w:r>
        <w:rPr>
          <w:color w:val="1F1F1F"/>
          <w:sz w:val="24"/>
          <w:szCs w:val="24"/>
          <w:highlight w:val="white"/>
        </w:rPr>
        <w:t xml:space="preserve"> </w:t>
      </w:r>
      <w:proofErr w:type="spellStart"/>
      <w:r>
        <w:rPr>
          <w:color w:val="1F1F1F"/>
          <w:sz w:val="24"/>
          <w:szCs w:val="24"/>
          <w:highlight w:val="white"/>
        </w:rPr>
        <w:t>příjmem</w:t>
      </w:r>
      <w:proofErr w:type="spellEnd"/>
      <w:r>
        <w:rPr>
          <w:color w:val="1F1F1F"/>
          <w:sz w:val="24"/>
          <w:szCs w:val="24"/>
          <w:highlight w:val="white"/>
        </w:rPr>
        <w:t xml:space="preserve"> </w:t>
      </w:r>
      <w:proofErr w:type="spellStart"/>
      <w:r>
        <w:rPr>
          <w:color w:val="1F1F1F"/>
          <w:sz w:val="24"/>
          <w:szCs w:val="24"/>
          <w:highlight w:val="white"/>
        </w:rPr>
        <w:t>naopak</w:t>
      </w:r>
      <w:proofErr w:type="spellEnd"/>
      <w:r>
        <w:rPr>
          <w:color w:val="1F1F1F"/>
          <w:sz w:val="24"/>
          <w:szCs w:val="24"/>
          <w:highlight w:val="white"/>
        </w:rPr>
        <w:t xml:space="preserve"> </w:t>
      </w:r>
      <w:proofErr w:type="spellStart"/>
      <w:r>
        <w:rPr>
          <w:color w:val="1F1F1F"/>
          <w:sz w:val="24"/>
          <w:szCs w:val="24"/>
          <w:highlight w:val="white"/>
        </w:rPr>
        <w:t>dostávají</w:t>
      </w:r>
      <w:proofErr w:type="spellEnd"/>
      <w:r>
        <w:rPr>
          <w:color w:val="1F1F1F"/>
          <w:sz w:val="24"/>
          <w:szCs w:val="24"/>
          <w:highlight w:val="white"/>
        </w:rPr>
        <w:t xml:space="preserve"> </w:t>
      </w:r>
      <w:proofErr w:type="spellStart"/>
      <w:r>
        <w:rPr>
          <w:color w:val="1F1F1F"/>
          <w:sz w:val="24"/>
          <w:szCs w:val="24"/>
          <w:highlight w:val="white"/>
        </w:rPr>
        <w:t>bodů</w:t>
      </w:r>
      <w:proofErr w:type="spellEnd"/>
      <w:r>
        <w:rPr>
          <w:color w:val="1F1F1F"/>
          <w:sz w:val="24"/>
          <w:szCs w:val="24"/>
          <w:highlight w:val="white"/>
        </w:rPr>
        <w:t xml:space="preserve"> </w:t>
      </w:r>
      <w:proofErr w:type="spellStart"/>
      <w:r>
        <w:rPr>
          <w:color w:val="1F1F1F"/>
          <w:sz w:val="24"/>
          <w:szCs w:val="24"/>
          <w:highlight w:val="white"/>
        </w:rPr>
        <w:t>málo</w:t>
      </w:r>
      <w:proofErr w:type="spellEnd"/>
      <w:r>
        <w:rPr>
          <w:color w:val="1F1F1F"/>
          <w:sz w:val="24"/>
          <w:szCs w:val="24"/>
          <w:highlight w:val="white"/>
        </w:rPr>
        <w:t xml:space="preserve"> a v </w:t>
      </w:r>
      <w:proofErr w:type="spellStart"/>
      <w:r>
        <w:rPr>
          <w:color w:val="1F1F1F"/>
          <w:sz w:val="24"/>
          <w:szCs w:val="24"/>
          <w:highlight w:val="white"/>
        </w:rPr>
        <w:t>pořadníku</w:t>
      </w:r>
      <w:proofErr w:type="spellEnd"/>
      <w:r>
        <w:rPr>
          <w:color w:val="1F1F1F"/>
          <w:sz w:val="24"/>
          <w:szCs w:val="24"/>
          <w:highlight w:val="white"/>
        </w:rPr>
        <w:t xml:space="preserve"> se </w:t>
      </w:r>
      <w:proofErr w:type="spellStart"/>
      <w:r>
        <w:rPr>
          <w:color w:val="1F1F1F"/>
          <w:sz w:val="24"/>
          <w:szCs w:val="24"/>
          <w:highlight w:val="white"/>
        </w:rPr>
        <w:t>propadají</w:t>
      </w:r>
      <w:proofErr w:type="spellEnd"/>
      <w:r>
        <w:rPr>
          <w:color w:val="1F1F1F"/>
          <w:sz w:val="24"/>
          <w:szCs w:val="24"/>
          <w:highlight w:val="white"/>
        </w:rPr>
        <w:t xml:space="preserve"> - je to </w:t>
      </w:r>
      <w:proofErr w:type="spellStart"/>
      <w:r>
        <w:rPr>
          <w:color w:val="1F1F1F"/>
          <w:sz w:val="24"/>
          <w:szCs w:val="24"/>
          <w:highlight w:val="white"/>
        </w:rPr>
        <w:t>smutné</w:t>
      </w:r>
      <w:proofErr w:type="spellEnd"/>
      <w:r>
        <w:rPr>
          <w:color w:val="1F1F1F"/>
          <w:sz w:val="24"/>
          <w:szCs w:val="24"/>
          <w:highlight w:val="white"/>
        </w:rPr>
        <w:t xml:space="preserve"> a </w:t>
      </w:r>
      <w:proofErr w:type="spellStart"/>
      <w:r>
        <w:rPr>
          <w:color w:val="1F1F1F"/>
          <w:sz w:val="24"/>
          <w:szCs w:val="24"/>
          <w:highlight w:val="white"/>
        </w:rPr>
        <w:t>jako</w:t>
      </w:r>
      <w:proofErr w:type="spellEnd"/>
      <w:r>
        <w:rPr>
          <w:color w:val="1F1F1F"/>
          <w:sz w:val="24"/>
          <w:szCs w:val="24"/>
          <w:highlight w:val="white"/>
        </w:rPr>
        <w:t xml:space="preserve"> </w:t>
      </w:r>
      <w:proofErr w:type="spellStart"/>
      <w:r>
        <w:rPr>
          <w:color w:val="1F1F1F"/>
          <w:sz w:val="24"/>
          <w:szCs w:val="24"/>
          <w:highlight w:val="white"/>
        </w:rPr>
        <w:t>Zelení</w:t>
      </w:r>
      <w:proofErr w:type="spellEnd"/>
      <w:r>
        <w:rPr>
          <w:color w:val="1F1F1F"/>
          <w:sz w:val="24"/>
          <w:szCs w:val="24"/>
          <w:highlight w:val="white"/>
        </w:rPr>
        <w:t xml:space="preserve"> to </w:t>
      </w:r>
      <w:proofErr w:type="spellStart"/>
      <w:r>
        <w:rPr>
          <w:color w:val="1F1F1F"/>
          <w:sz w:val="24"/>
          <w:szCs w:val="24"/>
          <w:highlight w:val="white"/>
        </w:rPr>
        <w:t>kritizujeme</w:t>
      </w:r>
      <w:proofErr w:type="spellEnd"/>
      <w:r>
        <w:rPr>
          <w:color w:val="1F1F1F"/>
          <w:sz w:val="24"/>
          <w:szCs w:val="24"/>
          <w:highlight w:val="white"/>
        </w:rPr>
        <w:t xml:space="preserve">, ale </w:t>
      </w:r>
      <w:proofErr w:type="spellStart"/>
      <w:r>
        <w:rPr>
          <w:color w:val="1F1F1F"/>
          <w:sz w:val="24"/>
          <w:szCs w:val="24"/>
          <w:highlight w:val="white"/>
        </w:rPr>
        <w:t>nyní</w:t>
      </w:r>
      <w:proofErr w:type="spellEnd"/>
      <w:r>
        <w:rPr>
          <w:color w:val="1F1F1F"/>
          <w:sz w:val="24"/>
          <w:szCs w:val="24"/>
          <w:highlight w:val="white"/>
        </w:rPr>
        <w:t xml:space="preserve"> je to </w:t>
      </w:r>
      <w:proofErr w:type="spellStart"/>
      <w:r>
        <w:rPr>
          <w:color w:val="1F1F1F"/>
          <w:sz w:val="24"/>
          <w:szCs w:val="24"/>
          <w:highlight w:val="white"/>
        </w:rPr>
        <w:t>fakt</w:t>
      </w:r>
      <w:proofErr w:type="spellEnd"/>
      <w:r>
        <w:rPr>
          <w:color w:val="1F1F1F"/>
          <w:sz w:val="24"/>
          <w:szCs w:val="24"/>
          <w:highlight w:val="white"/>
        </w:rPr>
        <w:t xml:space="preserve">.  </w:t>
      </w:r>
      <w:proofErr w:type="spellStart"/>
      <w:r>
        <w:rPr>
          <w:color w:val="1F1F1F"/>
          <w:sz w:val="24"/>
          <w:szCs w:val="24"/>
          <w:highlight w:val="white"/>
        </w:rPr>
        <w:t>Než</w:t>
      </w:r>
      <w:proofErr w:type="spellEnd"/>
      <w:r>
        <w:rPr>
          <w:color w:val="1F1F1F"/>
          <w:sz w:val="24"/>
          <w:szCs w:val="24"/>
          <w:highlight w:val="white"/>
        </w:rPr>
        <w:t xml:space="preserve"> se </w:t>
      </w:r>
      <w:proofErr w:type="spellStart"/>
      <w:r>
        <w:rPr>
          <w:color w:val="1F1F1F"/>
          <w:sz w:val="24"/>
          <w:szCs w:val="24"/>
          <w:highlight w:val="white"/>
        </w:rPr>
        <w:t>přihlásíte</w:t>
      </w:r>
      <w:proofErr w:type="spellEnd"/>
      <w:r>
        <w:rPr>
          <w:color w:val="1F1F1F"/>
          <w:sz w:val="24"/>
          <w:szCs w:val="24"/>
          <w:highlight w:val="white"/>
        </w:rPr>
        <w:t xml:space="preserve">, </w:t>
      </w:r>
      <w:proofErr w:type="spellStart"/>
      <w:r>
        <w:rPr>
          <w:color w:val="1F1F1F"/>
          <w:sz w:val="24"/>
          <w:szCs w:val="24"/>
          <w:highlight w:val="white"/>
        </w:rPr>
        <w:t>projděte</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w:t>
      </w:r>
      <w:proofErr w:type="spellStart"/>
      <w:r>
        <w:rPr>
          <w:color w:val="1F1F1F"/>
          <w:sz w:val="24"/>
          <w:szCs w:val="24"/>
          <w:highlight w:val="white"/>
        </w:rPr>
        <w:t>bodovou</w:t>
      </w:r>
      <w:proofErr w:type="spellEnd"/>
      <w:r>
        <w:rPr>
          <w:color w:val="1F1F1F"/>
          <w:sz w:val="24"/>
          <w:szCs w:val="24"/>
          <w:highlight w:val="white"/>
        </w:rPr>
        <w:t xml:space="preserve"> </w:t>
      </w:r>
      <w:proofErr w:type="spellStart"/>
      <w:r>
        <w:rPr>
          <w:color w:val="1F1F1F"/>
          <w:sz w:val="24"/>
          <w:szCs w:val="24"/>
          <w:highlight w:val="white"/>
        </w:rPr>
        <w:t>tabulku</w:t>
      </w:r>
      <w:proofErr w:type="spellEnd"/>
      <w:r>
        <w:rPr>
          <w:color w:val="1F1F1F"/>
          <w:sz w:val="24"/>
          <w:szCs w:val="24"/>
          <w:highlight w:val="white"/>
        </w:rPr>
        <w:t xml:space="preserve"> </w:t>
      </w:r>
      <w:proofErr w:type="spellStart"/>
      <w:r>
        <w:rPr>
          <w:color w:val="1F1F1F"/>
          <w:sz w:val="24"/>
          <w:szCs w:val="24"/>
          <w:highlight w:val="white"/>
        </w:rPr>
        <w:t>své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a </w:t>
      </w:r>
      <w:proofErr w:type="spellStart"/>
      <w:r>
        <w:rPr>
          <w:color w:val="1F1F1F"/>
          <w:sz w:val="24"/>
          <w:szCs w:val="24"/>
          <w:highlight w:val="white"/>
        </w:rPr>
        <w:t>zjistěte</w:t>
      </w:r>
      <w:proofErr w:type="spellEnd"/>
      <w:r>
        <w:rPr>
          <w:color w:val="1F1F1F"/>
          <w:sz w:val="24"/>
          <w:szCs w:val="24"/>
          <w:highlight w:val="white"/>
        </w:rPr>
        <w:t xml:space="preserve">, </w:t>
      </w:r>
      <w:proofErr w:type="spellStart"/>
      <w:r>
        <w:rPr>
          <w:color w:val="1F1F1F"/>
          <w:sz w:val="24"/>
          <w:szCs w:val="24"/>
          <w:highlight w:val="white"/>
        </w:rPr>
        <w:t>kde</w:t>
      </w:r>
      <w:proofErr w:type="spellEnd"/>
      <w:r>
        <w:rPr>
          <w:color w:val="1F1F1F"/>
          <w:sz w:val="24"/>
          <w:szCs w:val="24"/>
          <w:highlight w:val="white"/>
        </w:rPr>
        <w:t xml:space="preserve"> body </w:t>
      </w:r>
      <w:proofErr w:type="spellStart"/>
      <w:r>
        <w:rPr>
          <w:color w:val="1F1F1F"/>
          <w:sz w:val="24"/>
          <w:szCs w:val="24"/>
          <w:highlight w:val="white"/>
        </w:rPr>
        <w:t>sbíráte</w:t>
      </w:r>
      <w:proofErr w:type="spellEnd"/>
      <w:r>
        <w:rPr>
          <w:color w:val="1F1F1F"/>
          <w:sz w:val="24"/>
          <w:szCs w:val="24"/>
          <w:highlight w:val="white"/>
        </w:rPr>
        <w:t xml:space="preserve"> a </w:t>
      </w:r>
      <w:proofErr w:type="spellStart"/>
      <w:r>
        <w:rPr>
          <w:color w:val="1F1F1F"/>
          <w:sz w:val="24"/>
          <w:szCs w:val="24"/>
          <w:highlight w:val="white"/>
        </w:rPr>
        <w:t>kde</w:t>
      </w:r>
      <w:proofErr w:type="spellEnd"/>
      <w:r>
        <w:rPr>
          <w:color w:val="1F1F1F"/>
          <w:sz w:val="24"/>
          <w:szCs w:val="24"/>
          <w:highlight w:val="white"/>
        </w:rPr>
        <w:t xml:space="preserve"> </w:t>
      </w:r>
      <w:proofErr w:type="spellStart"/>
      <w:r>
        <w:rPr>
          <w:color w:val="1F1F1F"/>
          <w:sz w:val="24"/>
          <w:szCs w:val="24"/>
          <w:highlight w:val="white"/>
        </w:rPr>
        <w:t>ztrácíte</w:t>
      </w:r>
      <w:proofErr w:type="spellEnd"/>
      <w:r>
        <w:rPr>
          <w:color w:val="1F1F1F"/>
          <w:sz w:val="24"/>
          <w:szCs w:val="24"/>
          <w:highlight w:val="white"/>
        </w:rPr>
        <w:t>.</w:t>
      </w:r>
      <w:commentRangeStart w:id="40"/>
    </w:p>
    <w:commentRangeEnd w:id="40"/>
    <w:p w14:paraId="4EDBF2EE" w14:textId="77777777" w:rsidR="00F35B07" w:rsidRDefault="00000000">
      <w:pPr>
        <w:numPr>
          <w:ilvl w:val="0"/>
          <w:numId w:val="1"/>
        </w:numPr>
        <w:spacing w:after="240"/>
        <w:rPr>
          <w:color w:val="1F1F1F"/>
          <w:sz w:val="24"/>
          <w:szCs w:val="24"/>
          <w:highlight w:val="white"/>
        </w:rPr>
      </w:pPr>
      <w:r>
        <w:commentReference w:id="40"/>
      </w:r>
      <w:proofErr w:type="spellStart"/>
      <w:proofErr w:type="gramStart"/>
      <w:r>
        <w:rPr>
          <w:b/>
          <w:bCs/>
          <w:color w:val="1F1F1F"/>
          <w:sz w:val="24"/>
          <w:szCs w:val="24"/>
          <w:highlight w:val="white"/>
        </w:rPr>
        <w:t>Buďte</w:t>
      </w:r>
      <w:proofErr w:type="spellEnd"/>
      <w:proofErr w:type="gramEnd"/>
      <w:r>
        <w:rPr>
          <w:b/>
          <w:bCs/>
          <w:color w:val="1F1F1F"/>
          <w:sz w:val="24"/>
          <w:szCs w:val="24"/>
          <w:highlight w:val="white"/>
        </w:rPr>
        <w:t xml:space="preserve"> </w:t>
      </w:r>
      <w:proofErr w:type="spellStart"/>
      <w:r>
        <w:rPr>
          <w:b/>
          <w:bCs/>
          <w:color w:val="1F1F1F"/>
          <w:sz w:val="24"/>
          <w:szCs w:val="24"/>
          <w:highlight w:val="white"/>
        </w:rPr>
        <w:t>aktivní</w:t>
      </w:r>
      <w:proofErr w:type="spellEnd"/>
      <w:r>
        <w:rPr>
          <w:b/>
          <w:bCs/>
          <w:color w:val="1F1F1F"/>
          <w:sz w:val="24"/>
          <w:szCs w:val="24"/>
          <w:highlight w:val="white"/>
        </w:rPr>
        <w:t xml:space="preserve">, ne </w:t>
      </w:r>
      <w:proofErr w:type="spellStart"/>
      <w:r>
        <w:rPr>
          <w:b/>
          <w:bCs/>
          <w:color w:val="1F1F1F"/>
          <w:sz w:val="24"/>
          <w:szCs w:val="24"/>
          <w:highlight w:val="white"/>
        </w:rPr>
        <w:t>pasivní</w:t>
      </w:r>
      <w:proofErr w:type="spellEnd"/>
      <w:r>
        <w:rPr>
          <w:b/>
          <w:bCs/>
          <w:color w:val="1F1F1F"/>
          <w:sz w:val="24"/>
          <w:szCs w:val="24"/>
          <w:highlight w:val="white"/>
        </w:rPr>
        <w:t>.</w:t>
      </w:r>
      <w:r>
        <w:rPr>
          <w:color w:val="1F1F1F"/>
          <w:sz w:val="24"/>
          <w:szCs w:val="24"/>
          <w:highlight w:val="white"/>
        </w:rPr>
        <w:t xml:space="preserve"> Tam, </w:t>
      </w:r>
      <w:proofErr w:type="spellStart"/>
      <w:r>
        <w:rPr>
          <w:color w:val="1F1F1F"/>
          <w:sz w:val="24"/>
          <w:szCs w:val="24"/>
          <w:highlight w:val="white"/>
        </w:rPr>
        <w:t>kde</w:t>
      </w:r>
      <w:proofErr w:type="spellEnd"/>
      <w:r>
        <w:rPr>
          <w:color w:val="1F1F1F"/>
          <w:sz w:val="24"/>
          <w:szCs w:val="24"/>
          <w:highlight w:val="white"/>
        </w:rPr>
        <w:t xml:space="preserve"> se </w:t>
      </w:r>
      <w:proofErr w:type="spellStart"/>
      <w:r>
        <w:rPr>
          <w:color w:val="1F1F1F"/>
          <w:sz w:val="24"/>
          <w:szCs w:val="24"/>
          <w:highlight w:val="white"/>
        </w:rPr>
        <w:t>byty</w:t>
      </w:r>
      <w:proofErr w:type="spellEnd"/>
      <w:r>
        <w:rPr>
          <w:color w:val="1F1F1F"/>
          <w:sz w:val="24"/>
          <w:szCs w:val="24"/>
          <w:highlight w:val="white"/>
        </w:rPr>
        <w:t xml:space="preserve"> </w:t>
      </w:r>
      <w:proofErr w:type="spellStart"/>
      <w:r>
        <w:rPr>
          <w:color w:val="1F1F1F"/>
          <w:sz w:val="24"/>
          <w:szCs w:val="24"/>
          <w:highlight w:val="white"/>
        </w:rPr>
        <w:t>vyvěšují</w:t>
      </w:r>
      <w:proofErr w:type="spellEnd"/>
      <w:r>
        <w:rPr>
          <w:color w:val="1F1F1F"/>
          <w:sz w:val="24"/>
          <w:szCs w:val="24"/>
          <w:highlight w:val="white"/>
        </w:rPr>
        <w:t xml:space="preserve">, </w:t>
      </w:r>
      <w:proofErr w:type="spellStart"/>
      <w:r>
        <w:rPr>
          <w:color w:val="1F1F1F"/>
          <w:sz w:val="24"/>
          <w:szCs w:val="24"/>
          <w:highlight w:val="white"/>
        </w:rPr>
        <w:t>vyhrává</w:t>
      </w:r>
      <w:proofErr w:type="spellEnd"/>
      <w:r>
        <w:rPr>
          <w:color w:val="1F1F1F"/>
          <w:sz w:val="24"/>
          <w:szCs w:val="24"/>
          <w:highlight w:val="white"/>
        </w:rPr>
        <w:t xml:space="preserve"> ten, </w:t>
      </w:r>
      <w:proofErr w:type="spellStart"/>
      <w:r>
        <w:rPr>
          <w:color w:val="1F1F1F"/>
          <w:sz w:val="24"/>
          <w:szCs w:val="24"/>
          <w:highlight w:val="white"/>
        </w:rPr>
        <w:t>kdo</w:t>
      </w:r>
      <w:proofErr w:type="spellEnd"/>
      <w:r>
        <w:rPr>
          <w:color w:val="1F1F1F"/>
          <w:sz w:val="24"/>
          <w:szCs w:val="24"/>
          <w:highlight w:val="white"/>
        </w:rPr>
        <w:t xml:space="preserve"> </w:t>
      </w:r>
      <w:proofErr w:type="spellStart"/>
      <w:r>
        <w:rPr>
          <w:color w:val="1F1F1F"/>
          <w:sz w:val="24"/>
          <w:szCs w:val="24"/>
          <w:highlight w:val="white"/>
        </w:rPr>
        <w:t>nabídku</w:t>
      </w:r>
      <w:proofErr w:type="spellEnd"/>
      <w:r>
        <w:rPr>
          <w:color w:val="1F1F1F"/>
          <w:sz w:val="24"/>
          <w:szCs w:val="24"/>
          <w:highlight w:val="white"/>
        </w:rPr>
        <w:t xml:space="preserve"> </w:t>
      </w:r>
      <w:proofErr w:type="spellStart"/>
      <w:r>
        <w:rPr>
          <w:color w:val="1F1F1F"/>
          <w:sz w:val="24"/>
          <w:szCs w:val="24"/>
          <w:highlight w:val="white"/>
        </w:rPr>
        <w:t>zachytí</w:t>
      </w:r>
      <w:proofErr w:type="spellEnd"/>
      <w:r>
        <w:rPr>
          <w:color w:val="1F1F1F"/>
          <w:sz w:val="24"/>
          <w:szCs w:val="24"/>
          <w:highlight w:val="white"/>
        </w:rPr>
        <w:t xml:space="preserve"> a </w:t>
      </w:r>
      <w:proofErr w:type="spellStart"/>
      <w:r>
        <w:rPr>
          <w:color w:val="1F1F1F"/>
          <w:sz w:val="24"/>
          <w:szCs w:val="24"/>
          <w:highlight w:val="white"/>
        </w:rPr>
        <w:t>včas</w:t>
      </w:r>
      <w:proofErr w:type="spellEnd"/>
      <w:r>
        <w:rPr>
          <w:color w:val="1F1F1F"/>
          <w:sz w:val="24"/>
          <w:szCs w:val="24"/>
          <w:highlight w:val="white"/>
        </w:rPr>
        <w:t xml:space="preserve"> se </w:t>
      </w:r>
      <w:proofErr w:type="spellStart"/>
      <w:r>
        <w:rPr>
          <w:color w:val="1F1F1F"/>
          <w:sz w:val="24"/>
          <w:szCs w:val="24"/>
          <w:highlight w:val="white"/>
        </w:rPr>
        <w:t>přihlásí</w:t>
      </w:r>
      <w:proofErr w:type="spellEnd"/>
      <w:r>
        <w:rPr>
          <w:color w:val="1F1F1F"/>
          <w:sz w:val="24"/>
          <w:szCs w:val="24"/>
          <w:highlight w:val="white"/>
        </w:rPr>
        <w:t xml:space="preserve">. </w:t>
      </w:r>
      <w:proofErr w:type="spellStart"/>
      <w:r>
        <w:rPr>
          <w:color w:val="1F1F1F"/>
          <w:sz w:val="24"/>
          <w:szCs w:val="24"/>
          <w:highlight w:val="white"/>
        </w:rPr>
        <w:t>Sledujte</w:t>
      </w:r>
      <w:proofErr w:type="spellEnd"/>
      <w:r>
        <w:rPr>
          <w:color w:val="1F1F1F"/>
          <w:sz w:val="24"/>
          <w:szCs w:val="24"/>
          <w:highlight w:val="white"/>
        </w:rPr>
        <w:t xml:space="preserve"> web a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desku</w:t>
      </w:r>
      <w:proofErr w:type="spellEnd"/>
      <w:r>
        <w:rPr>
          <w:color w:val="1F1F1F"/>
          <w:sz w:val="24"/>
          <w:szCs w:val="24"/>
          <w:highlight w:val="white"/>
        </w:rPr>
        <w:t xml:space="preserve"> </w:t>
      </w:r>
      <w:proofErr w:type="spellStart"/>
      <w:r>
        <w:rPr>
          <w:color w:val="1F1F1F"/>
          <w:sz w:val="24"/>
          <w:szCs w:val="24"/>
          <w:highlight w:val="white"/>
        </w:rPr>
        <w:t>své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commentRangeStart w:id="41"/>
      <w:commentRangeStart w:id="42"/>
      <w:proofErr w:type="spellStart"/>
      <w:r>
        <w:rPr>
          <w:color w:val="1F1F1F"/>
          <w:sz w:val="24"/>
          <w:szCs w:val="24"/>
          <w:highlight w:val="white"/>
        </w:rPr>
        <w:t>pravidelně</w:t>
      </w:r>
      <w:proofErr w:type="spellEnd"/>
      <w:r>
        <w:rPr>
          <w:color w:val="1F1F1F"/>
          <w:sz w:val="24"/>
          <w:szCs w:val="24"/>
          <w:highlight w:val="white"/>
        </w:rPr>
        <w:t>.</w:t>
      </w:r>
      <w:commentRangeEnd w:id="41"/>
      <w:r>
        <w:commentReference w:id="41"/>
      </w:r>
      <w:commentRangeEnd w:id="42"/>
      <w:r w:rsidR="000F43E6">
        <w:rPr>
          <w:rStyle w:val="Odkaznakoment"/>
        </w:rPr>
        <w:commentReference w:id="42"/>
      </w:r>
    </w:p>
    <w:p w14:paraId="67036994" w14:textId="77777777" w:rsidR="00F35B07" w:rsidRDefault="00000000">
      <w:pPr>
        <w:rPr>
          <w:color w:val="1F1F1F"/>
          <w:sz w:val="24"/>
          <w:szCs w:val="24"/>
          <w:highlight w:val="white"/>
        </w:rPr>
      </w:pPr>
      <w:r>
        <w:pict w14:anchorId="47A21131">
          <v:rect id="_x0000_i1030" style="width:0;height:1.5pt" o:hralign="center" o:hrstd="t" o:hr="t" fillcolor="#a0a0a0" stroked="f"/>
        </w:pict>
      </w:r>
    </w:p>
    <w:p w14:paraId="08F639CC" w14:textId="77777777" w:rsidR="00F35B07" w:rsidRDefault="00000000">
      <w:pPr>
        <w:pStyle w:val="Nadpis2"/>
        <w:keepNext w:val="0"/>
        <w:keepLines w:val="0"/>
        <w:spacing w:after="80"/>
        <w:rPr>
          <w:b/>
          <w:bCs/>
          <w:color w:val="1F1F1F"/>
          <w:sz w:val="34"/>
          <w:szCs w:val="34"/>
          <w:highlight w:val="white"/>
        </w:rPr>
      </w:pPr>
      <w:bookmarkStart w:id="43" w:name="_qcuf2bp8okc9" w:colFirst="0" w:colLast="0"/>
      <w:bookmarkEnd w:id="43"/>
      <w:r>
        <w:rPr>
          <w:b/>
          <w:bCs/>
          <w:color w:val="1F1F1F"/>
          <w:sz w:val="34"/>
          <w:szCs w:val="34"/>
          <w:highlight w:val="white"/>
        </w:rPr>
        <w:t xml:space="preserve">6. </w:t>
      </w:r>
      <w:proofErr w:type="spellStart"/>
      <w:r>
        <w:rPr>
          <w:b/>
          <w:bCs/>
          <w:color w:val="1F1F1F"/>
          <w:sz w:val="34"/>
          <w:szCs w:val="34"/>
          <w:highlight w:val="white"/>
        </w:rPr>
        <w:t>Pět</w:t>
      </w:r>
      <w:proofErr w:type="spellEnd"/>
      <w:r>
        <w:rPr>
          <w:b/>
          <w:bCs/>
          <w:color w:val="1F1F1F"/>
          <w:sz w:val="34"/>
          <w:szCs w:val="34"/>
          <w:highlight w:val="white"/>
        </w:rPr>
        <w:t xml:space="preserve"> </w:t>
      </w:r>
      <w:proofErr w:type="spellStart"/>
      <w:r>
        <w:rPr>
          <w:b/>
          <w:bCs/>
          <w:color w:val="1F1F1F"/>
          <w:sz w:val="34"/>
          <w:szCs w:val="34"/>
          <w:highlight w:val="white"/>
        </w:rPr>
        <w:t>nejčastějších</w:t>
      </w:r>
      <w:proofErr w:type="spellEnd"/>
      <w:r>
        <w:rPr>
          <w:b/>
          <w:bCs/>
          <w:color w:val="1F1F1F"/>
          <w:sz w:val="34"/>
          <w:szCs w:val="34"/>
          <w:highlight w:val="white"/>
        </w:rPr>
        <w:t xml:space="preserve"> </w:t>
      </w:r>
      <w:proofErr w:type="spellStart"/>
      <w:r>
        <w:rPr>
          <w:b/>
          <w:bCs/>
          <w:color w:val="1F1F1F"/>
          <w:sz w:val="34"/>
          <w:szCs w:val="34"/>
          <w:highlight w:val="white"/>
        </w:rPr>
        <w:t>chyb</w:t>
      </w:r>
      <w:proofErr w:type="spellEnd"/>
      <w:r>
        <w:rPr>
          <w:b/>
          <w:bCs/>
          <w:color w:val="1F1F1F"/>
          <w:sz w:val="34"/>
          <w:szCs w:val="34"/>
          <w:highlight w:val="white"/>
        </w:rPr>
        <w:t xml:space="preserve">, </w:t>
      </w:r>
      <w:proofErr w:type="spellStart"/>
      <w:r>
        <w:rPr>
          <w:b/>
          <w:bCs/>
          <w:color w:val="1F1F1F"/>
          <w:sz w:val="34"/>
          <w:szCs w:val="34"/>
          <w:highlight w:val="white"/>
        </w:rPr>
        <w:t>kvůli</w:t>
      </w:r>
      <w:proofErr w:type="spellEnd"/>
      <w:r>
        <w:rPr>
          <w:b/>
          <w:bCs/>
          <w:color w:val="1F1F1F"/>
          <w:sz w:val="34"/>
          <w:szCs w:val="34"/>
          <w:highlight w:val="white"/>
        </w:rPr>
        <w:t xml:space="preserve"> </w:t>
      </w:r>
      <w:proofErr w:type="spellStart"/>
      <w:r>
        <w:rPr>
          <w:b/>
          <w:bCs/>
          <w:color w:val="1F1F1F"/>
          <w:sz w:val="34"/>
          <w:szCs w:val="34"/>
          <w:highlight w:val="white"/>
        </w:rPr>
        <w:t>kterým</w:t>
      </w:r>
      <w:proofErr w:type="spellEnd"/>
      <w:r>
        <w:rPr>
          <w:b/>
          <w:bCs/>
          <w:color w:val="1F1F1F"/>
          <w:sz w:val="34"/>
          <w:szCs w:val="34"/>
          <w:highlight w:val="white"/>
        </w:rPr>
        <w:t xml:space="preserve"> </w:t>
      </w:r>
      <w:proofErr w:type="spellStart"/>
      <w:r>
        <w:rPr>
          <w:b/>
          <w:bCs/>
          <w:color w:val="1F1F1F"/>
          <w:sz w:val="34"/>
          <w:szCs w:val="34"/>
          <w:highlight w:val="white"/>
        </w:rPr>
        <w:t>lidé</w:t>
      </w:r>
      <w:proofErr w:type="spellEnd"/>
      <w:r>
        <w:rPr>
          <w:b/>
          <w:bCs/>
          <w:color w:val="1F1F1F"/>
          <w:sz w:val="34"/>
          <w:szCs w:val="34"/>
          <w:highlight w:val="white"/>
        </w:rPr>
        <w:t xml:space="preserve"> </w:t>
      </w:r>
      <w:proofErr w:type="spellStart"/>
      <w:r>
        <w:rPr>
          <w:b/>
          <w:bCs/>
          <w:color w:val="1F1F1F"/>
          <w:sz w:val="34"/>
          <w:szCs w:val="34"/>
          <w:highlight w:val="white"/>
        </w:rPr>
        <w:t>vypadnou</w:t>
      </w:r>
      <w:commentRangeStart w:id="44"/>
      <w:commentRangeStart w:id="45"/>
      <w:proofErr w:type="spellEnd"/>
    </w:p>
    <w:commentRangeEnd w:id="44"/>
    <w:p w14:paraId="6913F138" w14:textId="77777777" w:rsidR="00F35B07" w:rsidRDefault="00000000">
      <w:pPr>
        <w:spacing w:before="240" w:after="240"/>
        <w:rPr>
          <w:color w:val="1F1F1F"/>
          <w:sz w:val="24"/>
          <w:szCs w:val="24"/>
          <w:highlight w:val="white"/>
        </w:rPr>
      </w:pPr>
      <w:r>
        <w:commentReference w:id="44"/>
      </w:r>
      <w:commentRangeEnd w:id="45"/>
      <w:r w:rsidR="000F43E6">
        <w:rPr>
          <w:rStyle w:val="Odkaznakoment"/>
        </w:rPr>
        <w:commentReference w:id="45"/>
      </w:r>
      <w:proofErr w:type="spellStart"/>
      <w:r>
        <w:rPr>
          <w:color w:val="1F1F1F"/>
          <w:sz w:val="24"/>
          <w:szCs w:val="24"/>
          <w:highlight w:val="white"/>
        </w:rPr>
        <w:t>Naprostá</w:t>
      </w:r>
      <w:proofErr w:type="spellEnd"/>
      <w:r>
        <w:rPr>
          <w:color w:val="1F1F1F"/>
          <w:sz w:val="24"/>
          <w:szCs w:val="24"/>
          <w:highlight w:val="white"/>
        </w:rPr>
        <w:t xml:space="preserve"> </w:t>
      </w:r>
      <w:proofErr w:type="spellStart"/>
      <w:r>
        <w:rPr>
          <w:color w:val="1F1F1F"/>
          <w:sz w:val="24"/>
          <w:szCs w:val="24"/>
          <w:highlight w:val="white"/>
        </w:rPr>
        <w:t>většina</w:t>
      </w:r>
      <w:proofErr w:type="spellEnd"/>
      <w:r>
        <w:rPr>
          <w:color w:val="1F1F1F"/>
          <w:sz w:val="24"/>
          <w:szCs w:val="24"/>
          <w:highlight w:val="white"/>
        </w:rPr>
        <w:t xml:space="preserve"> </w:t>
      </w:r>
      <w:proofErr w:type="spellStart"/>
      <w:r>
        <w:rPr>
          <w:color w:val="1F1F1F"/>
          <w:sz w:val="24"/>
          <w:szCs w:val="24"/>
          <w:highlight w:val="white"/>
        </w:rPr>
        <w:t>neúspěchů</w:t>
      </w:r>
      <w:proofErr w:type="spellEnd"/>
      <w:r>
        <w:rPr>
          <w:color w:val="1F1F1F"/>
          <w:sz w:val="24"/>
          <w:szCs w:val="24"/>
          <w:highlight w:val="white"/>
        </w:rPr>
        <w:t xml:space="preserve"> </w:t>
      </w:r>
      <w:proofErr w:type="spellStart"/>
      <w:r>
        <w:rPr>
          <w:color w:val="1F1F1F"/>
          <w:sz w:val="24"/>
          <w:szCs w:val="24"/>
          <w:highlight w:val="white"/>
        </w:rPr>
        <w:t>nemá</w:t>
      </w:r>
      <w:proofErr w:type="spellEnd"/>
      <w:r>
        <w:rPr>
          <w:color w:val="1F1F1F"/>
          <w:sz w:val="24"/>
          <w:szCs w:val="24"/>
          <w:highlight w:val="white"/>
        </w:rPr>
        <w:t xml:space="preserve"> </w:t>
      </w:r>
      <w:proofErr w:type="spellStart"/>
      <w:r>
        <w:rPr>
          <w:color w:val="1F1F1F"/>
          <w:sz w:val="24"/>
          <w:szCs w:val="24"/>
          <w:highlight w:val="white"/>
        </w:rPr>
        <w:t>nic</w:t>
      </w:r>
      <w:proofErr w:type="spellEnd"/>
      <w:r>
        <w:rPr>
          <w:color w:val="1F1F1F"/>
          <w:sz w:val="24"/>
          <w:szCs w:val="24"/>
          <w:highlight w:val="white"/>
        </w:rPr>
        <w:t xml:space="preserve"> </w:t>
      </w:r>
      <w:proofErr w:type="spellStart"/>
      <w:r>
        <w:rPr>
          <w:color w:val="1F1F1F"/>
          <w:sz w:val="24"/>
          <w:szCs w:val="24"/>
          <w:highlight w:val="white"/>
        </w:rPr>
        <w:t>společného</w:t>
      </w:r>
      <w:proofErr w:type="spellEnd"/>
      <w:r>
        <w:rPr>
          <w:color w:val="1F1F1F"/>
          <w:sz w:val="24"/>
          <w:szCs w:val="24"/>
          <w:highlight w:val="white"/>
        </w:rPr>
        <w:t xml:space="preserve"> s </w:t>
      </w:r>
      <w:proofErr w:type="spellStart"/>
      <w:r>
        <w:rPr>
          <w:color w:val="1F1F1F"/>
          <w:sz w:val="24"/>
          <w:szCs w:val="24"/>
          <w:highlight w:val="white"/>
        </w:rPr>
        <w:t>nedostatkem</w:t>
      </w:r>
      <w:proofErr w:type="spellEnd"/>
      <w:r>
        <w:rPr>
          <w:color w:val="1F1F1F"/>
          <w:sz w:val="24"/>
          <w:szCs w:val="24"/>
          <w:highlight w:val="white"/>
        </w:rPr>
        <w:t xml:space="preserve"> </w:t>
      </w:r>
      <w:proofErr w:type="spellStart"/>
      <w:r>
        <w:rPr>
          <w:color w:val="1F1F1F"/>
          <w:sz w:val="24"/>
          <w:szCs w:val="24"/>
          <w:highlight w:val="white"/>
        </w:rPr>
        <w:t>štěstí</w:t>
      </w:r>
      <w:proofErr w:type="spellEnd"/>
      <w:r>
        <w:rPr>
          <w:color w:val="1F1F1F"/>
          <w:sz w:val="24"/>
          <w:szCs w:val="24"/>
          <w:highlight w:val="white"/>
        </w:rPr>
        <w:t xml:space="preserve">. </w:t>
      </w:r>
      <w:proofErr w:type="spellStart"/>
      <w:r>
        <w:rPr>
          <w:color w:val="1F1F1F"/>
          <w:sz w:val="24"/>
          <w:szCs w:val="24"/>
          <w:highlight w:val="white"/>
        </w:rPr>
        <w:t>Jsou</w:t>
      </w:r>
      <w:proofErr w:type="spellEnd"/>
      <w:r>
        <w:rPr>
          <w:color w:val="1F1F1F"/>
          <w:sz w:val="24"/>
          <w:szCs w:val="24"/>
          <w:highlight w:val="white"/>
        </w:rPr>
        <w:t xml:space="preserve"> to </w:t>
      </w:r>
      <w:proofErr w:type="spellStart"/>
      <w:r>
        <w:rPr>
          <w:color w:val="1F1F1F"/>
          <w:sz w:val="24"/>
          <w:szCs w:val="24"/>
          <w:highlight w:val="white"/>
        </w:rPr>
        <w:t>opakující</w:t>
      </w:r>
      <w:proofErr w:type="spellEnd"/>
      <w:r>
        <w:rPr>
          <w:color w:val="1F1F1F"/>
          <w:sz w:val="24"/>
          <w:szCs w:val="24"/>
          <w:highlight w:val="white"/>
        </w:rPr>
        <w:t xml:space="preserve"> se </w:t>
      </w:r>
      <w:proofErr w:type="spellStart"/>
      <w:r>
        <w:rPr>
          <w:color w:val="1F1F1F"/>
          <w:sz w:val="24"/>
          <w:szCs w:val="24"/>
          <w:highlight w:val="white"/>
        </w:rPr>
        <w:t>administrativní</w:t>
      </w:r>
      <w:proofErr w:type="spellEnd"/>
      <w:r>
        <w:rPr>
          <w:color w:val="1F1F1F"/>
          <w:sz w:val="24"/>
          <w:szCs w:val="24"/>
          <w:highlight w:val="white"/>
        </w:rPr>
        <w:t xml:space="preserve"> </w:t>
      </w:r>
      <w:proofErr w:type="spellStart"/>
      <w:r>
        <w:rPr>
          <w:color w:val="1F1F1F"/>
          <w:sz w:val="24"/>
          <w:szCs w:val="24"/>
          <w:highlight w:val="white"/>
        </w:rPr>
        <w:t>chyby</w:t>
      </w:r>
      <w:proofErr w:type="spellEnd"/>
      <w:r>
        <w:rPr>
          <w:color w:val="1F1F1F"/>
          <w:sz w:val="24"/>
          <w:szCs w:val="24"/>
          <w:highlight w:val="white"/>
        </w:rPr>
        <w:t>.</w:t>
      </w:r>
    </w:p>
    <w:p w14:paraId="3D19CE55" w14:textId="77777777" w:rsidR="00F35B07" w:rsidRDefault="00000000">
      <w:pPr>
        <w:spacing w:before="240" w:after="240"/>
        <w:rPr>
          <w:color w:val="1F1F1F"/>
          <w:sz w:val="24"/>
          <w:szCs w:val="24"/>
          <w:highlight w:val="white"/>
        </w:rPr>
      </w:pPr>
      <w:proofErr w:type="spellStart"/>
      <w:r>
        <w:rPr>
          <w:color w:val="1F1F1F"/>
          <w:sz w:val="24"/>
          <w:szCs w:val="24"/>
          <w:highlight w:val="white"/>
        </w:rPr>
        <w:t>První</w:t>
      </w:r>
      <w:proofErr w:type="spellEnd"/>
      <w:r>
        <w:rPr>
          <w:color w:val="1F1F1F"/>
          <w:sz w:val="24"/>
          <w:szCs w:val="24"/>
          <w:highlight w:val="white"/>
        </w:rPr>
        <w:t xml:space="preserve"> a </w:t>
      </w:r>
      <w:proofErr w:type="spellStart"/>
      <w:r>
        <w:rPr>
          <w:color w:val="1F1F1F"/>
          <w:sz w:val="24"/>
          <w:szCs w:val="24"/>
          <w:highlight w:val="white"/>
        </w:rPr>
        <w:t>nejčastější</w:t>
      </w:r>
      <w:proofErr w:type="spellEnd"/>
      <w:r>
        <w:rPr>
          <w:color w:val="1F1F1F"/>
          <w:sz w:val="24"/>
          <w:szCs w:val="24"/>
          <w:highlight w:val="white"/>
        </w:rPr>
        <w:t xml:space="preserve"> je </w:t>
      </w:r>
      <w:proofErr w:type="spellStart"/>
      <w:r>
        <w:rPr>
          <w:b/>
          <w:bCs/>
          <w:color w:val="1F1F1F"/>
          <w:sz w:val="24"/>
          <w:szCs w:val="24"/>
          <w:highlight w:val="white"/>
        </w:rPr>
        <w:t>zmeškání</w:t>
      </w:r>
      <w:proofErr w:type="spellEnd"/>
      <w:r>
        <w:rPr>
          <w:b/>
          <w:bCs/>
          <w:color w:val="1F1F1F"/>
          <w:sz w:val="24"/>
          <w:szCs w:val="24"/>
          <w:highlight w:val="white"/>
        </w:rPr>
        <w:t xml:space="preserve"> </w:t>
      </w:r>
      <w:proofErr w:type="spellStart"/>
      <w:r>
        <w:rPr>
          <w:b/>
          <w:bCs/>
          <w:color w:val="1F1F1F"/>
          <w:sz w:val="24"/>
          <w:szCs w:val="24"/>
          <w:highlight w:val="white"/>
        </w:rPr>
        <w:t>každoroční</w:t>
      </w:r>
      <w:proofErr w:type="spellEnd"/>
      <w:r>
        <w:rPr>
          <w:b/>
          <w:bCs/>
          <w:color w:val="1F1F1F"/>
          <w:sz w:val="24"/>
          <w:szCs w:val="24"/>
          <w:highlight w:val="white"/>
        </w:rPr>
        <w:t xml:space="preserve"> </w:t>
      </w:r>
      <w:proofErr w:type="spellStart"/>
      <w:r>
        <w:rPr>
          <w:b/>
          <w:bCs/>
          <w:color w:val="1F1F1F"/>
          <w:sz w:val="24"/>
          <w:szCs w:val="24"/>
          <w:highlight w:val="white"/>
        </w:rPr>
        <w:t>aktualizace</w:t>
      </w:r>
      <w:proofErr w:type="spellEnd"/>
      <w:r>
        <w:rPr>
          <w:b/>
          <w:bCs/>
          <w:color w:val="1F1F1F"/>
          <w:sz w:val="24"/>
          <w:szCs w:val="24"/>
          <w:highlight w:val="white"/>
        </w:rPr>
        <w:t xml:space="preserve"> do 30. </w:t>
      </w:r>
      <w:proofErr w:type="spellStart"/>
      <w:r>
        <w:rPr>
          <w:b/>
          <w:bCs/>
          <w:color w:val="1F1F1F"/>
          <w:sz w:val="24"/>
          <w:szCs w:val="24"/>
          <w:highlight w:val="white"/>
        </w:rPr>
        <w:t>listopadu</w:t>
      </w:r>
      <w:proofErr w:type="spellEnd"/>
      <w:r>
        <w:rPr>
          <w:color w:val="1F1F1F"/>
          <w:sz w:val="24"/>
          <w:szCs w:val="24"/>
          <w:highlight w:val="white"/>
        </w:rPr>
        <w:t xml:space="preserve">. </w:t>
      </w:r>
      <w:proofErr w:type="spellStart"/>
      <w:r>
        <w:rPr>
          <w:color w:val="1F1F1F"/>
          <w:sz w:val="24"/>
          <w:szCs w:val="24"/>
          <w:highlight w:val="white"/>
        </w:rPr>
        <w:t>Vyřadí</w:t>
      </w:r>
      <w:proofErr w:type="spellEnd"/>
      <w:r>
        <w:rPr>
          <w:color w:val="1F1F1F"/>
          <w:sz w:val="24"/>
          <w:szCs w:val="24"/>
          <w:highlight w:val="white"/>
        </w:rPr>
        <w:t xml:space="preserve"> </w:t>
      </w:r>
      <w:proofErr w:type="spellStart"/>
      <w:r>
        <w:rPr>
          <w:color w:val="1F1F1F"/>
          <w:sz w:val="24"/>
          <w:szCs w:val="24"/>
          <w:highlight w:val="white"/>
        </w:rPr>
        <w:t>vás</w:t>
      </w:r>
      <w:proofErr w:type="spellEnd"/>
      <w:r>
        <w:rPr>
          <w:color w:val="1F1F1F"/>
          <w:sz w:val="24"/>
          <w:szCs w:val="24"/>
          <w:highlight w:val="white"/>
        </w:rPr>
        <w:t xml:space="preserve"> to bez </w:t>
      </w:r>
      <w:proofErr w:type="spellStart"/>
      <w:r>
        <w:rPr>
          <w:color w:val="1F1F1F"/>
          <w:sz w:val="24"/>
          <w:szCs w:val="24"/>
          <w:highlight w:val="white"/>
        </w:rPr>
        <w:t>milosti</w:t>
      </w:r>
      <w:proofErr w:type="spellEnd"/>
      <w:r>
        <w:rPr>
          <w:color w:val="1F1F1F"/>
          <w:sz w:val="24"/>
          <w:szCs w:val="24"/>
          <w:highlight w:val="white"/>
        </w:rPr>
        <w:t xml:space="preserve"> a se </w:t>
      </w:r>
      <w:proofErr w:type="spellStart"/>
      <w:r>
        <w:rPr>
          <w:color w:val="1F1F1F"/>
          <w:sz w:val="24"/>
          <w:szCs w:val="24"/>
          <w:highlight w:val="white"/>
        </w:rPr>
        <w:t>ztrátou</w:t>
      </w:r>
      <w:proofErr w:type="spellEnd"/>
      <w:r>
        <w:rPr>
          <w:color w:val="1F1F1F"/>
          <w:sz w:val="24"/>
          <w:szCs w:val="24"/>
          <w:highlight w:val="white"/>
        </w:rPr>
        <w:t xml:space="preserve"> </w:t>
      </w:r>
      <w:proofErr w:type="spellStart"/>
      <w:r>
        <w:rPr>
          <w:color w:val="1F1F1F"/>
          <w:sz w:val="24"/>
          <w:szCs w:val="24"/>
          <w:highlight w:val="white"/>
        </w:rPr>
        <w:t>všech</w:t>
      </w:r>
      <w:proofErr w:type="spellEnd"/>
      <w:r>
        <w:rPr>
          <w:color w:val="1F1F1F"/>
          <w:sz w:val="24"/>
          <w:szCs w:val="24"/>
          <w:highlight w:val="white"/>
        </w:rPr>
        <w:t xml:space="preserve"> let v </w:t>
      </w:r>
      <w:proofErr w:type="spellStart"/>
      <w:r>
        <w:rPr>
          <w:color w:val="1F1F1F"/>
          <w:sz w:val="24"/>
          <w:szCs w:val="24"/>
          <w:highlight w:val="white"/>
        </w:rPr>
        <w:t>pořadníku</w:t>
      </w:r>
      <w:proofErr w:type="spellEnd"/>
      <w:r>
        <w:rPr>
          <w:color w:val="1F1F1F"/>
          <w:sz w:val="24"/>
          <w:szCs w:val="24"/>
          <w:highlight w:val="white"/>
        </w:rPr>
        <w:t>.</w:t>
      </w:r>
    </w:p>
    <w:p w14:paraId="220D5651" w14:textId="77777777" w:rsidR="00F35B07" w:rsidRDefault="00000000">
      <w:pPr>
        <w:spacing w:before="240" w:after="240"/>
        <w:rPr>
          <w:color w:val="1F1F1F"/>
          <w:sz w:val="24"/>
          <w:szCs w:val="24"/>
          <w:highlight w:val="white"/>
        </w:rPr>
      </w:pPr>
      <w:proofErr w:type="spellStart"/>
      <w:r>
        <w:rPr>
          <w:color w:val="1F1F1F"/>
          <w:sz w:val="24"/>
          <w:szCs w:val="24"/>
          <w:highlight w:val="white"/>
        </w:rPr>
        <w:t>Druhá</w:t>
      </w:r>
      <w:proofErr w:type="spellEnd"/>
      <w:r>
        <w:rPr>
          <w:color w:val="1F1F1F"/>
          <w:sz w:val="24"/>
          <w:szCs w:val="24"/>
          <w:highlight w:val="white"/>
        </w:rPr>
        <w:t xml:space="preserve"> je </w:t>
      </w:r>
      <w:proofErr w:type="spellStart"/>
      <w:r>
        <w:rPr>
          <w:b/>
          <w:bCs/>
          <w:color w:val="1F1F1F"/>
          <w:sz w:val="24"/>
          <w:szCs w:val="24"/>
          <w:highlight w:val="white"/>
        </w:rPr>
        <w:t>spoléhání</w:t>
      </w:r>
      <w:proofErr w:type="spellEnd"/>
      <w:r>
        <w:rPr>
          <w:b/>
          <w:bCs/>
          <w:color w:val="1F1F1F"/>
          <w:sz w:val="24"/>
          <w:szCs w:val="24"/>
          <w:highlight w:val="white"/>
        </w:rPr>
        <w:t xml:space="preserve"> </w:t>
      </w:r>
      <w:proofErr w:type="spellStart"/>
      <w:r>
        <w:rPr>
          <w:b/>
          <w:bCs/>
          <w:color w:val="1F1F1F"/>
          <w:sz w:val="24"/>
          <w:szCs w:val="24"/>
          <w:highlight w:val="white"/>
        </w:rPr>
        <w:t>na</w:t>
      </w:r>
      <w:proofErr w:type="spellEnd"/>
      <w:r>
        <w:rPr>
          <w:b/>
          <w:bCs/>
          <w:color w:val="1F1F1F"/>
          <w:sz w:val="24"/>
          <w:szCs w:val="24"/>
          <w:highlight w:val="white"/>
        </w:rPr>
        <w:t xml:space="preserve"> </w:t>
      </w:r>
      <w:proofErr w:type="spellStart"/>
      <w:r>
        <w:rPr>
          <w:b/>
          <w:bCs/>
          <w:color w:val="1F1F1F"/>
          <w:sz w:val="24"/>
          <w:szCs w:val="24"/>
          <w:highlight w:val="white"/>
        </w:rPr>
        <w:t>čestné</w:t>
      </w:r>
      <w:proofErr w:type="spellEnd"/>
      <w:r>
        <w:rPr>
          <w:b/>
          <w:bCs/>
          <w:color w:val="1F1F1F"/>
          <w:sz w:val="24"/>
          <w:szCs w:val="24"/>
          <w:highlight w:val="white"/>
        </w:rPr>
        <w:t xml:space="preserve"> </w:t>
      </w:r>
      <w:proofErr w:type="spellStart"/>
      <w:r>
        <w:rPr>
          <w:b/>
          <w:bCs/>
          <w:color w:val="1F1F1F"/>
          <w:sz w:val="24"/>
          <w:szCs w:val="24"/>
          <w:highlight w:val="white"/>
        </w:rPr>
        <w:t>prohlášení</w:t>
      </w:r>
      <w:proofErr w:type="spellEnd"/>
      <w:r>
        <w:rPr>
          <w:color w:val="1F1F1F"/>
          <w:sz w:val="24"/>
          <w:szCs w:val="24"/>
          <w:highlight w:val="white"/>
        </w:rPr>
        <w:t xml:space="preserve"> tam, </w:t>
      </w:r>
      <w:proofErr w:type="spellStart"/>
      <w:r>
        <w:rPr>
          <w:color w:val="1F1F1F"/>
          <w:sz w:val="24"/>
          <w:szCs w:val="24"/>
          <w:highlight w:val="white"/>
        </w:rPr>
        <w:t>kde</w:t>
      </w:r>
      <w:proofErr w:type="spellEnd"/>
      <w:r>
        <w:rPr>
          <w:color w:val="1F1F1F"/>
          <w:sz w:val="24"/>
          <w:szCs w:val="24"/>
          <w:highlight w:val="white"/>
        </w:rPr>
        <w:t xml:space="preserve"> </w:t>
      </w:r>
      <w:proofErr w:type="spellStart"/>
      <w:r>
        <w:rPr>
          <w:color w:val="1F1F1F"/>
          <w:sz w:val="24"/>
          <w:szCs w:val="24"/>
          <w:highlight w:val="white"/>
        </w:rPr>
        <w:t>dnes</w:t>
      </w:r>
      <w:proofErr w:type="spellEnd"/>
      <w:r>
        <w:rPr>
          <w:color w:val="1F1F1F"/>
          <w:sz w:val="24"/>
          <w:szCs w:val="24"/>
          <w:highlight w:val="white"/>
        </w:rPr>
        <w:t xml:space="preserve"> </w:t>
      </w:r>
      <w:proofErr w:type="spellStart"/>
      <w:r>
        <w:rPr>
          <w:color w:val="1F1F1F"/>
          <w:sz w:val="24"/>
          <w:szCs w:val="24"/>
          <w:highlight w:val="white"/>
        </w:rPr>
        <w:t>část</w:t>
      </w:r>
      <w:proofErr w:type="spellEnd"/>
      <w:r>
        <w:rPr>
          <w:color w:val="1F1F1F"/>
          <w:sz w:val="24"/>
          <w:szCs w:val="24"/>
          <w:highlight w:val="white"/>
        </w:rPr>
        <w:t xml:space="preserve"> </w:t>
      </w:r>
      <w:proofErr w:type="spellStart"/>
      <w:r>
        <w:rPr>
          <w:color w:val="1F1F1F"/>
          <w:sz w:val="24"/>
          <w:szCs w:val="24"/>
          <w:highlight w:val="white"/>
        </w:rPr>
        <w:t>vyžaduje</w:t>
      </w:r>
      <w:proofErr w:type="spellEnd"/>
      <w:r>
        <w:rPr>
          <w:color w:val="1F1F1F"/>
          <w:sz w:val="24"/>
          <w:szCs w:val="24"/>
          <w:highlight w:val="white"/>
        </w:rPr>
        <w:t xml:space="preserve">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kopie</w:t>
      </w:r>
      <w:proofErr w:type="spellEnd"/>
      <w:r>
        <w:rPr>
          <w:color w:val="1F1F1F"/>
          <w:sz w:val="24"/>
          <w:szCs w:val="24"/>
          <w:highlight w:val="white"/>
        </w:rPr>
        <w:t xml:space="preserve"> </w:t>
      </w:r>
      <w:proofErr w:type="spellStart"/>
      <w:r>
        <w:rPr>
          <w:color w:val="1F1F1F"/>
          <w:sz w:val="24"/>
          <w:szCs w:val="24"/>
          <w:highlight w:val="white"/>
        </w:rPr>
        <w:t>dokladů</w:t>
      </w:r>
      <w:proofErr w:type="spellEnd"/>
      <w:r>
        <w:rPr>
          <w:color w:val="1F1F1F"/>
          <w:sz w:val="24"/>
          <w:szCs w:val="24"/>
          <w:highlight w:val="white"/>
        </w:rPr>
        <w:t xml:space="preserve">. </w:t>
      </w:r>
      <w:proofErr w:type="spellStart"/>
      <w:r>
        <w:rPr>
          <w:color w:val="1F1F1F"/>
          <w:sz w:val="24"/>
          <w:szCs w:val="24"/>
          <w:highlight w:val="white"/>
        </w:rPr>
        <w:t>Neúplná</w:t>
      </w:r>
      <w:proofErr w:type="spellEnd"/>
      <w:r>
        <w:rPr>
          <w:color w:val="1F1F1F"/>
          <w:sz w:val="24"/>
          <w:szCs w:val="24"/>
          <w:highlight w:val="white"/>
        </w:rPr>
        <w:t xml:space="preserve"> </w:t>
      </w:r>
      <w:proofErr w:type="spellStart"/>
      <w:r>
        <w:rPr>
          <w:color w:val="1F1F1F"/>
          <w:sz w:val="24"/>
          <w:szCs w:val="24"/>
          <w:highlight w:val="white"/>
        </w:rPr>
        <w:t>žádost</w:t>
      </w:r>
      <w:proofErr w:type="spellEnd"/>
      <w:r>
        <w:rPr>
          <w:color w:val="1F1F1F"/>
          <w:sz w:val="24"/>
          <w:szCs w:val="24"/>
          <w:highlight w:val="white"/>
        </w:rPr>
        <w:t xml:space="preserve"> se </w:t>
      </w:r>
      <w:proofErr w:type="spellStart"/>
      <w:r>
        <w:rPr>
          <w:color w:val="1F1F1F"/>
          <w:sz w:val="24"/>
          <w:szCs w:val="24"/>
          <w:highlight w:val="white"/>
        </w:rPr>
        <w:t>zpravidla</w:t>
      </w:r>
      <w:proofErr w:type="spellEnd"/>
      <w:r>
        <w:rPr>
          <w:color w:val="1F1F1F"/>
          <w:sz w:val="24"/>
          <w:szCs w:val="24"/>
          <w:highlight w:val="white"/>
        </w:rPr>
        <w:t xml:space="preserve"> </w:t>
      </w:r>
      <w:proofErr w:type="spellStart"/>
      <w:r>
        <w:rPr>
          <w:color w:val="1F1F1F"/>
          <w:sz w:val="24"/>
          <w:szCs w:val="24"/>
          <w:highlight w:val="white"/>
        </w:rPr>
        <w:t>vůbec</w:t>
      </w:r>
      <w:proofErr w:type="spellEnd"/>
      <w:r>
        <w:rPr>
          <w:color w:val="1F1F1F"/>
          <w:sz w:val="24"/>
          <w:szCs w:val="24"/>
          <w:highlight w:val="white"/>
        </w:rPr>
        <w:t xml:space="preserve"> </w:t>
      </w:r>
      <w:proofErr w:type="spellStart"/>
      <w:r>
        <w:rPr>
          <w:color w:val="1F1F1F"/>
          <w:sz w:val="24"/>
          <w:szCs w:val="24"/>
          <w:highlight w:val="white"/>
        </w:rPr>
        <w:t>nezaeviduje</w:t>
      </w:r>
      <w:proofErr w:type="spellEnd"/>
      <w:r>
        <w:rPr>
          <w:color w:val="1F1F1F"/>
          <w:sz w:val="24"/>
          <w:szCs w:val="24"/>
          <w:highlight w:val="white"/>
        </w:rPr>
        <w:t xml:space="preserve">, </w:t>
      </w:r>
      <w:proofErr w:type="spellStart"/>
      <w:r>
        <w:rPr>
          <w:color w:val="1F1F1F"/>
          <w:sz w:val="24"/>
          <w:szCs w:val="24"/>
          <w:highlight w:val="white"/>
        </w:rPr>
        <w:t>dostanete</w:t>
      </w:r>
      <w:proofErr w:type="spellEnd"/>
      <w:r>
        <w:rPr>
          <w:color w:val="1F1F1F"/>
          <w:sz w:val="24"/>
          <w:szCs w:val="24"/>
          <w:highlight w:val="white"/>
        </w:rPr>
        <w:t xml:space="preserve"> </w:t>
      </w:r>
      <w:proofErr w:type="spellStart"/>
      <w:r>
        <w:rPr>
          <w:color w:val="1F1F1F"/>
          <w:sz w:val="24"/>
          <w:szCs w:val="24"/>
          <w:highlight w:val="white"/>
        </w:rPr>
        <w:t>upozornění</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doložení</w:t>
      </w:r>
      <w:proofErr w:type="spellEnd"/>
      <w:r>
        <w:rPr>
          <w:color w:val="1F1F1F"/>
          <w:sz w:val="24"/>
          <w:szCs w:val="24"/>
          <w:highlight w:val="white"/>
        </w:rPr>
        <w:t xml:space="preserve"> a </w:t>
      </w:r>
      <w:proofErr w:type="spellStart"/>
      <w:r>
        <w:rPr>
          <w:color w:val="1F1F1F"/>
          <w:sz w:val="24"/>
          <w:szCs w:val="24"/>
          <w:highlight w:val="white"/>
        </w:rPr>
        <w:t>věc</w:t>
      </w:r>
      <w:proofErr w:type="spellEnd"/>
      <w:r>
        <w:rPr>
          <w:color w:val="1F1F1F"/>
          <w:sz w:val="24"/>
          <w:szCs w:val="24"/>
          <w:highlight w:val="white"/>
        </w:rPr>
        <w:t xml:space="preserve"> se </w:t>
      </w:r>
      <w:proofErr w:type="spellStart"/>
      <w:r>
        <w:rPr>
          <w:color w:val="1F1F1F"/>
          <w:sz w:val="24"/>
          <w:szCs w:val="24"/>
          <w:highlight w:val="white"/>
        </w:rPr>
        <w:t>protáhne</w:t>
      </w:r>
      <w:proofErr w:type="spellEnd"/>
      <w:r>
        <w:rPr>
          <w:color w:val="1F1F1F"/>
          <w:sz w:val="24"/>
          <w:szCs w:val="24"/>
          <w:highlight w:val="white"/>
        </w:rPr>
        <w:t>.</w:t>
      </w:r>
    </w:p>
    <w:p w14:paraId="74B5272E" w14:textId="77777777" w:rsidR="00F35B07" w:rsidRDefault="00000000">
      <w:pPr>
        <w:spacing w:before="240" w:after="240"/>
        <w:rPr>
          <w:color w:val="1F1F1F"/>
          <w:sz w:val="24"/>
          <w:szCs w:val="24"/>
          <w:highlight w:val="white"/>
        </w:rPr>
      </w:pPr>
      <w:commentRangeStart w:id="46"/>
      <w:commentRangeStart w:id="47"/>
      <w:commentRangeStart w:id="48"/>
      <w:proofErr w:type="spellStart"/>
      <w:r>
        <w:rPr>
          <w:color w:val="1F1F1F"/>
          <w:sz w:val="24"/>
          <w:szCs w:val="24"/>
          <w:highlight w:val="white"/>
        </w:rPr>
        <w:t>Třetí</w:t>
      </w:r>
      <w:proofErr w:type="spellEnd"/>
      <w:r>
        <w:rPr>
          <w:color w:val="1F1F1F"/>
          <w:sz w:val="24"/>
          <w:szCs w:val="24"/>
          <w:highlight w:val="white"/>
        </w:rPr>
        <w:t xml:space="preserve"> </w:t>
      </w:r>
      <w:proofErr w:type="spellStart"/>
      <w:r>
        <w:rPr>
          <w:color w:val="1F1F1F"/>
          <w:sz w:val="24"/>
          <w:szCs w:val="24"/>
          <w:highlight w:val="white"/>
        </w:rPr>
        <w:t>jsou</w:t>
      </w:r>
      <w:proofErr w:type="spellEnd"/>
      <w:r>
        <w:rPr>
          <w:color w:val="1F1F1F"/>
          <w:sz w:val="24"/>
          <w:szCs w:val="24"/>
          <w:highlight w:val="white"/>
        </w:rPr>
        <w:t xml:space="preserve"> </w:t>
      </w:r>
      <w:proofErr w:type="spellStart"/>
      <w:r>
        <w:rPr>
          <w:b/>
          <w:bCs/>
          <w:color w:val="1F1F1F"/>
          <w:sz w:val="24"/>
          <w:szCs w:val="24"/>
          <w:highlight w:val="white"/>
        </w:rPr>
        <w:t>skryté</w:t>
      </w:r>
      <w:proofErr w:type="spellEnd"/>
      <w:r>
        <w:rPr>
          <w:b/>
          <w:bCs/>
          <w:color w:val="1F1F1F"/>
          <w:sz w:val="24"/>
          <w:szCs w:val="24"/>
          <w:highlight w:val="white"/>
        </w:rPr>
        <w:t xml:space="preserve"> </w:t>
      </w:r>
      <w:proofErr w:type="spellStart"/>
      <w:r>
        <w:rPr>
          <w:b/>
          <w:bCs/>
          <w:color w:val="1F1F1F"/>
          <w:sz w:val="24"/>
          <w:szCs w:val="24"/>
          <w:highlight w:val="white"/>
        </w:rPr>
        <w:t>dluhy</w:t>
      </w:r>
      <w:proofErr w:type="spellEnd"/>
      <w:r>
        <w:rPr>
          <w:b/>
          <w:bCs/>
          <w:color w:val="1F1F1F"/>
          <w:sz w:val="24"/>
          <w:szCs w:val="24"/>
          <w:highlight w:val="white"/>
        </w:rPr>
        <w:t xml:space="preserve"> </w:t>
      </w:r>
      <w:proofErr w:type="spellStart"/>
      <w:r>
        <w:rPr>
          <w:b/>
          <w:bCs/>
          <w:color w:val="1F1F1F"/>
          <w:sz w:val="24"/>
          <w:szCs w:val="24"/>
          <w:highlight w:val="white"/>
        </w:rPr>
        <w:t>vůči</w:t>
      </w:r>
      <w:proofErr w:type="spellEnd"/>
      <w:r>
        <w:rPr>
          <w:b/>
          <w:bCs/>
          <w:color w:val="1F1F1F"/>
          <w:sz w:val="24"/>
          <w:szCs w:val="24"/>
          <w:highlight w:val="white"/>
        </w:rPr>
        <w:t xml:space="preserve"> </w:t>
      </w:r>
      <w:proofErr w:type="spellStart"/>
      <w:r>
        <w:rPr>
          <w:b/>
          <w:bCs/>
          <w:color w:val="1F1F1F"/>
          <w:sz w:val="24"/>
          <w:szCs w:val="24"/>
          <w:highlight w:val="white"/>
        </w:rPr>
        <w:t>městu</w:t>
      </w:r>
      <w:proofErr w:type="spellEnd"/>
      <w:r>
        <w:rPr>
          <w:color w:val="1F1F1F"/>
          <w:sz w:val="24"/>
          <w:szCs w:val="24"/>
          <w:highlight w:val="white"/>
        </w:rPr>
        <w:t xml:space="preserve">. </w:t>
      </w:r>
      <w:proofErr w:type="spellStart"/>
      <w:r>
        <w:rPr>
          <w:color w:val="1F1F1F"/>
          <w:sz w:val="24"/>
          <w:szCs w:val="24"/>
          <w:highlight w:val="white"/>
        </w:rPr>
        <w:t>Lidé</w:t>
      </w:r>
      <w:proofErr w:type="spellEnd"/>
      <w:r>
        <w:rPr>
          <w:color w:val="1F1F1F"/>
          <w:sz w:val="24"/>
          <w:szCs w:val="24"/>
          <w:highlight w:val="white"/>
        </w:rPr>
        <w:t xml:space="preserve"> </w:t>
      </w:r>
      <w:proofErr w:type="spellStart"/>
      <w:r>
        <w:rPr>
          <w:color w:val="1F1F1F"/>
          <w:sz w:val="24"/>
          <w:szCs w:val="24"/>
          <w:highlight w:val="white"/>
        </w:rPr>
        <w:t>zapomínají</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nedoplatek</w:t>
      </w:r>
      <w:proofErr w:type="spellEnd"/>
      <w:r>
        <w:rPr>
          <w:color w:val="1F1F1F"/>
          <w:sz w:val="24"/>
          <w:szCs w:val="24"/>
          <w:highlight w:val="white"/>
        </w:rPr>
        <w:t xml:space="preserve"> za </w:t>
      </w:r>
      <w:proofErr w:type="spellStart"/>
      <w:r>
        <w:rPr>
          <w:color w:val="1F1F1F"/>
          <w:sz w:val="24"/>
          <w:szCs w:val="24"/>
          <w:highlight w:val="white"/>
        </w:rPr>
        <w:t>komunální</w:t>
      </w:r>
      <w:proofErr w:type="spellEnd"/>
      <w:r>
        <w:rPr>
          <w:color w:val="1F1F1F"/>
          <w:sz w:val="24"/>
          <w:szCs w:val="24"/>
          <w:highlight w:val="white"/>
        </w:rPr>
        <w:t xml:space="preserve"> </w:t>
      </w:r>
      <w:proofErr w:type="spellStart"/>
      <w:r>
        <w:rPr>
          <w:color w:val="1F1F1F"/>
          <w:sz w:val="24"/>
          <w:szCs w:val="24"/>
          <w:highlight w:val="white"/>
        </w:rPr>
        <w:t>odpad</w:t>
      </w:r>
      <w:proofErr w:type="spellEnd"/>
      <w:r>
        <w:rPr>
          <w:color w:val="1F1F1F"/>
          <w:sz w:val="24"/>
          <w:szCs w:val="24"/>
          <w:highlight w:val="white"/>
        </w:rPr>
        <w:t xml:space="preserve">, </w:t>
      </w:r>
      <w:proofErr w:type="spellStart"/>
      <w:r>
        <w:rPr>
          <w:color w:val="1F1F1F"/>
          <w:sz w:val="24"/>
          <w:szCs w:val="24"/>
          <w:highlight w:val="white"/>
        </w:rPr>
        <w:t>neuhrazenou</w:t>
      </w:r>
      <w:proofErr w:type="spellEnd"/>
      <w:r>
        <w:rPr>
          <w:color w:val="1F1F1F"/>
          <w:sz w:val="24"/>
          <w:szCs w:val="24"/>
          <w:highlight w:val="white"/>
        </w:rPr>
        <w:t xml:space="preserve"> </w:t>
      </w:r>
      <w:proofErr w:type="spellStart"/>
      <w:r>
        <w:rPr>
          <w:color w:val="1F1F1F"/>
          <w:sz w:val="24"/>
          <w:szCs w:val="24"/>
          <w:highlight w:val="white"/>
        </w:rPr>
        <w:t>pokutu</w:t>
      </w:r>
      <w:proofErr w:type="spellEnd"/>
      <w:r>
        <w:rPr>
          <w:color w:val="1F1F1F"/>
          <w:sz w:val="24"/>
          <w:szCs w:val="24"/>
          <w:highlight w:val="white"/>
        </w:rPr>
        <w:t xml:space="preserve"> v MHD u </w:t>
      </w:r>
      <w:proofErr w:type="spellStart"/>
      <w:r>
        <w:rPr>
          <w:color w:val="1F1F1F"/>
          <w:sz w:val="24"/>
          <w:szCs w:val="24"/>
          <w:highlight w:val="white"/>
        </w:rPr>
        <w:t>dopravního</w:t>
      </w:r>
      <w:proofErr w:type="spellEnd"/>
      <w:r>
        <w:rPr>
          <w:color w:val="1F1F1F"/>
          <w:sz w:val="24"/>
          <w:szCs w:val="24"/>
          <w:highlight w:val="white"/>
        </w:rPr>
        <w:t xml:space="preserve"> </w:t>
      </w:r>
      <w:proofErr w:type="spellStart"/>
      <w:r>
        <w:rPr>
          <w:color w:val="1F1F1F"/>
          <w:sz w:val="24"/>
          <w:szCs w:val="24"/>
          <w:highlight w:val="white"/>
        </w:rPr>
        <w:t>podniku</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starý</w:t>
      </w:r>
      <w:proofErr w:type="spellEnd"/>
      <w:r>
        <w:rPr>
          <w:color w:val="1F1F1F"/>
          <w:sz w:val="24"/>
          <w:szCs w:val="24"/>
          <w:highlight w:val="white"/>
        </w:rPr>
        <w:t xml:space="preserve"> </w:t>
      </w:r>
      <w:proofErr w:type="spellStart"/>
      <w:r>
        <w:rPr>
          <w:color w:val="1F1F1F"/>
          <w:sz w:val="24"/>
          <w:szCs w:val="24"/>
          <w:highlight w:val="white"/>
        </w:rPr>
        <w:t>dluh</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nájemném</w:t>
      </w:r>
      <w:proofErr w:type="spellEnd"/>
      <w:r>
        <w:rPr>
          <w:color w:val="1F1F1F"/>
          <w:sz w:val="24"/>
          <w:szCs w:val="24"/>
          <w:highlight w:val="white"/>
        </w:rPr>
        <w:t xml:space="preserve"> z </w:t>
      </w:r>
      <w:proofErr w:type="spellStart"/>
      <w:r>
        <w:rPr>
          <w:color w:val="1F1F1F"/>
          <w:sz w:val="24"/>
          <w:szCs w:val="24"/>
          <w:highlight w:val="white"/>
        </w:rPr>
        <w:t>dřívějšího</w:t>
      </w:r>
      <w:proofErr w:type="spellEnd"/>
      <w:r>
        <w:rPr>
          <w:color w:val="1F1F1F"/>
          <w:sz w:val="24"/>
          <w:szCs w:val="24"/>
          <w:highlight w:val="white"/>
        </w:rPr>
        <w:t xml:space="preserve"> </w:t>
      </w:r>
      <w:proofErr w:type="spellStart"/>
      <w:r>
        <w:rPr>
          <w:color w:val="1F1F1F"/>
          <w:sz w:val="24"/>
          <w:szCs w:val="24"/>
          <w:highlight w:val="white"/>
        </w:rPr>
        <w:t>městského</w:t>
      </w:r>
      <w:proofErr w:type="spellEnd"/>
      <w:r>
        <w:rPr>
          <w:color w:val="1F1F1F"/>
          <w:sz w:val="24"/>
          <w:szCs w:val="24"/>
          <w:highlight w:val="white"/>
        </w:rPr>
        <w:t xml:space="preserve"> </w:t>
      </w:r>
      <w:proofErr w:type="spellStart"/>
      <w:r>
        <w:rPr>
          <w:color w:val="1F1F1F"/>
          <w:sz w:val="24"/>
          <w:szCs w:val="24"/>
          <w:highlight w:val="white"/>
        </w:rPr>
        <w:t>bytu</w:t>
      </w:r>
      <w:proofErr w:type="spellEnd"/>
      <w:r>
        <w:rPr>
          <w:color w:val="1F1F1F"/>
          <w:sz w:val="24"/>
          <w:szCs w:val="24"/>
          <w:highlight w:val="white"/>
        </w:rPr>
        <w:t xml:space="preserve">. </w:t>
      </w:r>
      <w:proofErr w:type="spellStart"/>
      <w:r>
        <w:rPr>
          <w:color w:val="1F1F1F"/>
          <w:sz w:val="24"/>
          <w:szCs w:val="24"/>
          <w:highlight w:val="white"/>
        </w:rPr>
        <w:t>Jakýkoli</w:t>
      </w:r>
      <w:proofErr w:type="spellEnd"/>
      <w:r>
        <w:rPr>
          <w:color w:val="1F1F1F"/>
          <w:sz w:val="24"/>
          <w:szCs w:val="24"/>
          <w:highlight w:val="white"/>
        </w:rPr>
        <w:t xml:space="preserve"> </w:t>
      </w:r>
      <w:proofErr w:type="spellStart"/>
      <w:r>
        <w:rPr>
          <w:color w:val="1F1F1F"/>
          <w:sz w:val="24"/>
          <w:szCs w:val="24"/>
          <w:highlight w:val="white"/>
        </w:rPr>
        <w:t>takový</w:t>
      </w:r>
      <w:proofErr w:type="spellEnd"/>
      <w:r>
        <w:rPr>
          <w:color w:val="1F1F1F"/>
          <w:sz w:val="24"/>
          <w:szCs w:val="24"/>
          <w:highlight w:val="white"/>
        </w:rPr>
        <w:t xml:space="preserve"> </w:t>
      </w:r>
      <w:proofErr w:type="spellStart"/>
      <w:r>
        <w:rPr>
          <w:color w:val="1F1F1F"/>
          <w:sz w:val="24"/>
          <w:szCs w:val="24"/>
          <w:highlight w:val="white"/>
        </w:rPr>
        <w:t>dluh</w:t>
      </w:r>
      <w:proofErr w:type="spellEnd"/>
      <w:r>
        <w:rPr>
          <w:color w:val="1F1F1F"/>
          <w:sz w:val="24"/>
          <w:szCs w:val="24"/>
          <w:highlight w:val="white"/>
        </w:rPr>
        <w:t xml:space="preserve"> - </w:t>
      </w:r>
      <w:proofErr w:type="spellStart"/>
      <w:r>
        <w:rPr>
          <w:color w:val="1F1F1F"/>
          <w:sz w:val="24"/>
          <w:szCs w:val="24"/>
          <w:highlight w:val="white"/>
        </w:rPr>
        <w:t>i</w:t>
      </w:r>
      <w:proofErr w:type="spellEnd"/>
      <w:r>
        <w:rPr>
          <w:color w:val="1F1F1F"/>
          <w:sz w:val="24"/>
          <w:szCs w:val="24"/>
          <w:highlight w:val="white"/>
        </w:rPr>
        <w:t xml:space="preserve"> u </w:t>
      </w:r>
      <w:proofErr w:type="spellStart"/>
      <w:r>
        <w:rPr>
          <w:color w:val="1F1F1F"/>
          <w:sz w:val="24"/>
          <w:szCs w:val="24"/>
          <w:highlight w:val="white"/>
        </w:rPr>
        <w:t>osob</w:t>
      </w:r>
      <w:proofErr w:type="spellEnd"/>
      <w:r>
        <w:rPr>
          <w:color w:val="1F1F1F"/>
          <w:sz w:val="24"/>
          <w:szCs w:val="24"/>
          <w:highlight w:val="white"/>
        </w:rPr>
        <w:t xml:space="preserve">, </w:t>
      </w:r>
      <w:proofErr w:type="spellStart"/>
      <w:r>
        <w:rPr>
          <w:color w:val="1F1F1F"/>
          <w:sz w:val="24"/>
          <w:szCs w:val="24"/>
          <w:highlight w:val="white"/>
        </w:rPr>
        <w:t>které</w:t>
      </w:r>
      <w:proofErr w:type="spellEnd"/>
      <w:r>
        <w:rPr>
          <w:color w:val="1F1F1F"/>
          <w:sz w:val="24"/>
          <w:szCs w:val="24"/>
          <w:highlight w:val="white"/>
        </w:rPr>
        <w:t xml:space="preserve"> s </w:t>
      </w:r>
      <w:proofErr w:type="spellStart"/>
      <w:r>
        <w:rPr>
          <w:color w:val="1F1F1F"/>
          <w:sz w:val="24"/>
          <w:szCs w:val="24"/>
          <w:highlight w:val="white"/>
        </w:rPr>
        <w:t>vámi</w:t>
      </w:r>
      <w:proofErr w:type="spellEnd"/>
      <w:r>
        <w:rPr>
          <w:color w:val="1F1F1F"/>
          <w:sz w:val="24"/>
          <w:szCs w:val="24"/>
          <w:highlight w:val="white"/>
        </w:rPr>
        <w:t xml:space="preserve"> </w:t>
      </w:r>
      <w:proofErr w:type="spellStart"/>
      <w:r>
        <w:rPr>
          <w:color w:val="1F1F1F"/>
          <w:sz w:val="24"/>
          <w:szCs w:val="24"/>
          <w:highlight w:val="white"/>
        </w:rPr>
        <w:t>mají</w:t>
      </w:r>
      <w:proofErr w:type="spellEnd"/>
      <w:r>
        <w:rPr>
          <w:color w:val="1F1F1F"/>
          <w:sz w:val="24"/>
          <w:szCs w:val="24"/>
          <w:highlight w:val="white"/>
        </w:rPr>
        <w:t xml:space="preserve"> </w:t>
      </w:r>
      <w:proofErr w:type="spellStart"/>
      <w:r>
        <w:rPr>
          <w:color w:val="1F1F1F"/>
          <w:sz w:val="24"/>
          <w:szCs w:val="24"/>
          <w:highlight w:val="white"/>
        </w:rPr>
        <w:t>bydlet</w:t>
      </w:r>
      <w:proofErr w:type="spellEnd"/>
      <w:r>
        <w:rPr>
          <w:color w:val="1F1F1F"/>
          <w:sz w:val="24"/>
          <w:szCs w:val="24"/>
          <w:highlight w:val="white"/>
        </w:rPr>
        <w:t xml:space="preserve"> - je </w:t>
      </w:r>
      <w:proofErr w:type="spellStart"/>
      <w:r>
        <w:rPr>
          <w:color w:val="1F1F1F"/>
          <w:sz w:val="24"/>
          <w:szCs w:val="24"/>
          <w:highlight w:val="white"/>
        </w:rPr>
        <w:t>absolutní</w:t>
      </w:r>
      <w:proofErr w:type="spellEnd"/>
      <w:r>
        <w:rPr>
          <w:color w:val="1F1F1F"/>
          <w:sz w:val="24"/>
          <w:szCs w:val="24"/>
          <w:highlight w:val="white"/>
        </w:rPr>
        <w:t xml:space="preserve"> </w:t>
      </w:r>
      <w:proofErr w:type="spellStart"/>
      <w:r>
        <w:rPr>
          <w:color w:val="1F1F1F"/>
          <w:sz w:val="24"/>
          <w:szCs w:val="24"/>
          <w:highlight w:val="white"/>
        </w:rPr>
        <w:t>překážkou</w:t>
      </w:r>
      <w:proofErr w:type="spellEnd"/>
      <w:r>
        <w:rPr>
          <w:color w:val="1F1F1F"/>
          <w:sz w:val="24"/>
          <w:szCs w:val="24"/>
          <w:highlight w:val="white"/>
        </w:rPr>
        <w:t xml:space="preserve">. </w:t>
      </w:r>
      <w:proofErr w:type="spellStart"/>
      <w:r>
        <w:rPr>
          <w:color w:val="1F1F1F"/>
          <w:sz w:val="24"/>
          <w:szCs w:val="24"/>
          <w:highlight w:val="white"/>
        </w:rPr>
        <w:t>Ověřte</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w:t>
      </w:r>
      <w:proofErr w:type="spellStart"/>
      <w:r>
        <w:rPr>
          <w:color w:val="1F1F1F"/>
          <w:sz w:val="24"/>
          <w:szCs w:val="24"/>
          <w:highlight w:val="white"/>
        </w:rPr>
        <w:t>bezdlužnost</w:t>
      </w:r>
      <w:proofErr w:type="spellEnd"/>
      <w:r>
        <w:rPr>
          <w:color w:val="1F1F1F"/>
          <w:sz w:val="24"/>
          <w:szCs w:val="24"/>
          <w:highlight w:val="white"/>
        </w:rPr>
        <w:t xml:space="preserve"> </w:t>
      </w:r>
      <w:proofErr w:type="spellStart"/>
      <w:r>
        <w:rPr>
          <w:color w:val="1F1F1F"/>
          <w:sz w:val="24"/>
          <w:szCs w:val="24"/>
          <w:highlight w:val="white"/>
        </w:rPr>
        <w:t>všech</w:t>
      </w:r>
      <w:proofErr w:type="spellEnd"/>
      <w:r>
        <w:rPr>
          <w:color w:val="1F1F1F"/>
          <w:sz w:val="24"/>
          <w:szCs w:val="24"/>
          <w:highlight w:val="white"/>
        </w:rPr>
        <w:t xml:space="preserve"> </w:t>
      </w:r>
      <w:proofErr w:type="spellStart"/>
      <w:r>
        <w:rPr>
          <w:color w:val="1F1F1F"/>
          <w:sz w:val="24"/>
          <w:szCs w:val="24"/>
          <w:highlight w:val="white"/>
        </w:rPr>
        <w:t>ještě</w:t>
      </w:r>
      <w:proofErr w:type="spellEnd"/>
      <w:r>
        <w:rPr>
          <w:color w:val="1F1F1F"/>
          <w:sz w:val="24"/>
          <w:szCs w:val="24"/>
          <w:highlight w:val="white"/>
        </w:rPr>
        <w:t xml:space="preserve"> </w:t>
      </w:r>
      <w:proofErr w:type="spellStart"/>
      <w:r>
        <w:rPr>
          <w:color w:val="1F1F1F"/>
          <w:sz w:val="24"/>
          <w:szCs w:val="24"/>
          <w:highlight w:val="white"/>
        </w:rPr>
        <w:t>před</w:t>
      </w:r>
      <w:proofErr w:type="spellEnd"/>
      <w:r>
        <w:rPr>
          <w:color w:val="1F1F1F"/>
          <w:sz w:val="24"/>
          <w:szCs w:val="24"/>
          <w:highlight w:val="white"/>
        </w:rPr>
        <w:t xml:space="preserve"> </w:t>
      </w:r>
      <w:proofErr w:type="spellStart"/>
      <w:r>
        <w:rPr>
          <w:color w:val="1F1F1F"/>
          <w:sz w:val="24"/>
          <w:szCs w:val="24"/>
          <w:highlight w:val="white"/>
        </w:rPr>
        <w:t>podáním</w:t>
      </w:r>
      <w:proofErr w:type="spellEnd"/>
      <w:r>
        <w:rPr>
          <w:color w:val="1F1F1F"/>
          <w:sz w:val="24"/>
          <w:szCs w:val="24"/>
          <w:highlight w:val="white"/>
        </w:rPr>
        <w:t>.</w:t>
      </w:r>
      <w:commentRangeEnd w:id="46"/>
      <w:r>
        <w:commentReference w:id="46"/>
      </w:r>
      <w:commentRangeEnd w:id="47"/>
      <w:r>
        <w:commentReference w:id="47"/>
      </w:r>
      <w:commentRangeEnd w:id="48"/>
      <w:r w:rsidR="000F43E6">
        <w:rPr>
          <w:rStyle w:val="Odkaznakoment"/>
        </w:rPr>
        <w:commentReference w:id="48"/>
      </w:r>
    </w:p>
    <w:p w14:paraId="64AD1408" w14:textId="77777777" w:rsidR="00F35B07" w:rsidRDefault="00000000">
      <w:pPr>
        <w:spacing w:before="240" w:after="240"/>
        <w:rPr>
          <w:color w:val="1F1F1F"/>
          <w:sz w:val="24"/>
          <w:szCs w:val="24"/>
          <w:highlight w:val="white"/>
        </w:rPr>
      </w:pPr>
      <w:proofErr w:type="spellStart"/>
      <w:r>
        <w:rPr>
          <w:color w:val="1F1F1F"/>
          <w:sz w:val="24"/>
          <w:szCs w:val="24"/>
          <w:highlight w:val="white"/>
        </w:rPr>
        <w:lastRenderedPageBreak/>
        <w:t>Čtvrtá</w:t>
      </w:r>
      <w:proofErr w:type="spellEnd"/>
      <w:r>
        <w:rPr>
          <w:color w:val="1F1F1F"/>
          <w:sz w:val="24"/>
          <w:szCs w:val="24"/>
          <w:highlight w:val="white"/>
        </w:rPr>
        <w:t xml:space="preserve"> je </w:t>
      </w:r>
      <w:proofErr w:type="spellStart"/>
      <w:r>
        <w:rPr>
          <w:b/>
          <w:bCs/>
          <w:color w:val="1F1F1F"/>
          <w:sz w:val="24"/>
          <w:szCs w:val="24"/>
          <w:highlight w:val="white"/>
        </w:rPr>
        <w:t>hlášení</w:t>
      </w:r>
      <w:proofErr w:type="spellEnd"/>
      <w:r>
        <w:rPr>
          <w:b/>
          <w:bCs/>
          <w:color w:val="1F1F1F"/>
          <w:sz w:val="24"/>
          <w:szCs w:val="24"/>
          <w:highlight w:val="white"/>
        </w:rPr>
        <w:t xml:space="preserve"> se </w:t>
      </w:r>
      <w:proofErr w:type="spellStart"/>
      <w:r>
        <w:rPr>
          <w:b/>
          <w:bCs/>
          <w:color w:val="1F1F1F"/>
          <w:sz w:val="24"/>
          <w:szCs w:val="24"/>
          <w:highlight w:val="white"/>
        </w:rPr>
        <w:t>na</w:t>
      </w:r>
      <w:proofErr w:type="spellEnd"/>
      <w:r>
        <w:rPr>
          <w:b/>
          <w:bCs/>
          <w:color w:val="1F1F1F"/>
          <w:sz w:val="24"/>
          <w:szCs w:val="24"/>
          <w:highlight w:val="white"/>
        </w:rPr>
        <w:t xml:space="preserve"> </w:t>
      </w:r>
      <w:proofErr w:type="spellStart"/>
      <w:r>
        <w:rPr>
          <w:b/>
          <w:bCs/>
          <w:color w:val="1F1F1F"/>
          <w:sz w:val="24"/>
          <w:szCs w:val="24"/>
          <w:highlight w:val="white"/>
        </w:rPr>
        <w:t>lukrativní</w:t>
      </w:r>
      <w:proofErr w:type="spellEnd"/>
      <w:r>
        <w:rPr>
          <w:b/>
          <w:bCs/>
          <w:color w:val="1F1F1F"/>
          <w:sz w:val="24"/>
          <w:szCs w:val="24"/>
          <w:highlight w:val="white"/>
        </w:rPr>
        <w:t xml:space="preserve"> </w:t>
      </w:r>
      <w:proofErr w:type="spellStart"/>
      <w:r>
        <w:rPr>
          <w:b/>
          <w:bCs/>
          <w:color w:val="1F1F1F"/>
          <w:sz w:val="24"/>
          <w:szCs w:val="24"/>
          <w:highlight w:val="white"/>
        </w:rPr>
        <w:t>adresy</w:t>
      </w:r>
      <w:proofErr w:type="spellEnd"/>
      <w:r>
        <w:rPr>
          <w:b/>
          <w:bCs/>
          <w:color w:val="1F1F1F"/>
          <w:sz w:val="24"/>
          <w:szCs w:val="24"/>
          <w:highlight w:val="white"/>
        </w:rPr>
        <w:t xml:space="preserve"> bez </w:t>
      </w:r>
      <w:proofErr w:type="spellStart"/>
      <w:r>
        <w:rPr>
          <w:b/>
          <w:bCs/>
          <w:color w:val="1F1F1F"/>
          <w:sz w:val="24"/>
          <w:szCs w:val="24"/>
          <w:highlight w:val="white"/>
        </w:rPr>
        <w:t>dostatku</w:t>
      </w:r>
      <w:proofErr w:type="spellEnd"/>
      <w:r>
        <w:rPr>
          <w:b/>
          <w:bCs/>
          <w:color w:val="1F1F1F"/>
          <w:sz w:val="24"/>
          <w:szCs w:val="24"/>
          <w:highlight w:val="white"/>
        </w:rPr>
        <w:t xml:space="preserve"> </w:t>
      </w:r>
      <w:proofErr w:type="spellStart"/>
      <w:r>
        <w:rPr>
          <w:b/>
          <w:bCs/>
          <w:color w:val="1F1F1F"/>
          <w:sz w:val="24"/>
          <w:szCs w:val="24"/>
          <w:highlight w:val="white"/>
        </w:rPr>
        <w:t>bodů</w:t>
      </w:r>
      <w:proofErr w:type="spellEnd"/>
      <w:r>
        <w:rPr>
          <w:color w:val="1F1F1F"/>
          <w:sz w:val="24"/>
          <w:szCs w:val="24"/>
          <w:highlight w:val="white"/>
        </w:rPr>
        <w:t xml:space="preserve">. </w:t>
      </w:r>
      <w:proofErr w:type="spellStart"/>
      <w:r>
        <w:rPr>
          <w:color w:val="1F1F1F"/>
          <w:sz w:val="24"/>
          <w:szCs w:val="24"/>
          <w:highlight w:val="white"/>
        </w:rPr>
        <w:t>Zní</w:t>
      </w:r>
      <w:proofErr w:type="spellEnd"/>
      <w:r>
        <w:rPr>
          <w:color w:val="1F1F1F"/>
          <w:sz w:val="24"/>
          <w:szCs w:val="24"/>
          <w:highlight w:val="white"/>
        </w:rPr>
        <w:t xml:space="preserve"> to </w:t>
      </w:r>
      <w:proofErr w:type="spellStart"/>
      <w:r>
        <w:rPr>
          <w:color w:val="1F1F1F"/>
          <w:sz w:val="24"/>
          <w:szCs w:val="24"/>
          <w:highlight w:val="white"/>
        </w:rPr>
        <w:t>lákavě</w:t>
      </w:r>
      <w:proofErr w:type="spellEnd"/>
      <w:r>
        <w:rPr>
          <w:color w:val="1F1F1F"/>
          <w:sz w:val="24"/>
          <w:szCs w:val="24"/>
          <w:highlight w:val="white"/>
        </w:rPr>
        <w:t xml:space="preserve">, ale je to </w:t>
      </w:r>
      <w:proofErr w:type="spellStart"/>
      <w:r>
        <w:rPr>
          <w:color w:val="1F1F1F"/>
          <w:sz w:val="24"/>
          <w:szCs w:val="24"/>
          <w:highlight w:val="white"/>
        </w:rPr>
        <w:t>nejjistější</w:t>
      </w:r>
      <w:proofErr w:type="spellEnd"/>
      <w:r>
        <w:rPr>
          <w:color w:val="1F1F1F"/>
          <w:sz w:val="24"/>
          <w:szCs w:val="24"/>
          <w:highlight w:val="white"/>
        </w:rPr>
        <w:t xml:space="preserve"> cesta, jak </w:t>
      </w:r>
      <w:proofErr w:type="spellStart"/>
      <w:r>
        <w:rPr>
          <w:color w:val="1F1F1F"/>
          <w:sz w:val="24"/>
          <w:szCs w:val="24"/>
          <w:highlight w:val="white"/>
        </w:rPr>
        <w:t>roky</w:t>
      </w:r>
      <w:proofErr w:type="spellEnd"/>
      <w:r>
        <w:rPr>
          <w:color w:val="1F1F1F"/>
          <w:sz w:val="24"/>
          <w:szCs w:val="24"/>
          <w:highlight w:val="white"/>
        </w:rPr>
        <w:t xml:space="preserve"> </w:t>
      </w:r>
      <w:proofErr w:type="spellStart"/>
      <w:r>
        <w:rPr>
          <w:color w:val="1F1F1F"/>
          <w:sz w:val="24"/>
          <w:szCs w:val="24"/>
          <w:highlight w:val="white"/>
        </w:rPr>
        <w:t>čekat</w:t>
      </w:r>
      <w:proofErr w:type="spellEnd"/>
      <w:r>
        <w:rPr>
          <w:color w:val="1F1F1F"/>
          <w:sz w:val="24"/>
          <w:szCs w:val="24"/>
          <w:highlight w:val="white"/>
        </w:rPr>
        <w:t xml:space="preserve"> </w:t>
      </w:r>
      <w:proofErr w:type="spellStart"/>
      <w:r>
        <w:rPr>
          <w:color w:val="1F1F1F"/>
          <w:sz w:val="24"/>
          <w:szCs w:val="24"/>
          <w:highlight w:val="white"/>
        </w:rPr>
        <w:t>nadarmo</w:t>
      </w:r>
      <w:proofErr w:type="spellEnd"/>
      <w:r>
        <w:rPr>
          <w:color w:val="1F1F1F"/>
          <w:sz w:val="24"/>
          <w:szCs w:val="24"/>
          <w:highlight w:val="white"/>
        </w:rPr>
        <w:t>.</w:t>
      </w:r>
    </w:p>
    <w:p w14:paraId="5EE66EB7" w14:textId="77777777" w:rsidR="00F35B07" w:rsidRDefault="00000000">
      <w:pPr>
        <w:spacing w:before="240" w:after="240"/>
        <w:rPr>
          <w:color w:val="1F1F1F"/>
          <w:sz w:val="24"/>
          <w:szCs w:val="24"/>
          <w:highlight w:val="white"/>
        </w:rPr>
      </w:pPr>
      <w:proofErr w:type="spellStart"/>
      <w:r>
        <w:rPr>
          <w:color w:val="1F1F1F"/>
          <w:sz w:val="24"/>
          <w:szCs w:val="24"/>
          <w:highlight w:val="white"/>
        </w:rPr>
        <w:t>Pátá</w:t>
      </w:r>
      <w:proofErr w:type="spellEnd"/>
      <w:r>
        <w:rPr>
          <w:color w:val="1F1F1F"/>
          <w:sz w:val="24"/>
          <w:szCs w:val="24"/>
          <w:highlight w:val="white"/>
        </w:rPr>
        <w:t xml:space="preserve"> je </w:t>
      </w:r>
      <w:proofErr w:type="spellStart"/>
      <w:r>
        <w:rPr>
          <w:b/>
          <w:bCs/>
          <w:color w:val="1F1F1F"/>
          <w:sz w:val="24"/>
          <w:szCs w:val="24"/>
          <w:highlight w:val="white"/>
        </w:rPr>
        <w:t>odmítnutí</w:t>
      </w:r>
      <w:proofErr w:type="spellEnd"/>
      <w:r>
        <w:rPr>
          <w:b/>
          <w:bCs/>
          <w:color w:val="1F1F1F"/>
          <w:sz w:val="24"/>
          <w:szCs w:val="24"/>
          <w:highlight w:val="white"/>
        </w:rPr>
        <w:t xml:space="preserve"> </w:t>
      </w:r>
      <w:proofErr w:type="spellStart"/>
      <w:r>
        <w:rPr>
          <w:b/>
          <w:bCs/>
          <w:color w:val="1F1F1F"/>
          <w:sz w:val="24"/>
          <w:szCs w:val="24"/>
          <w:highlight w:val="white"/>
        </w:rPr>
        <w:t>schváleného</w:t>
      </w:r>
      <w:proofErr w:type="spellEnd"/>
      <w:r>
        <w:rPr>
          <w:b/>
          <w:bCs/>
          <w:color w:val="1F1F1F"/>
          <w:sz w:val="24"/>
          <w:szCs w:val="24"/>
          <w:highlight w:val="white"/>
        </w:rPr>
        <w:t xml:space="preserve"> </w:t>
      </w:r>
      <w:proofErr w:type="spellStart"/>
      <w:r>
        <w:rPr>
          <w:b/>
          <w:bCs/>
          <w:color w:val="1F1F1F"/>
          <w:sz w:val="24"/>
          <w:szCs w:val="24"/>
          <w:highlight w:val="white"/>
        </w:rPr>
        <w:t>bytu</w:t>
      </w:r>
      <w:proofErr w:type="spellEnd"/>
      <w:r>
        <w:rPr>
          <w:color w:val="1F1F1F"/>
          <w:sz w:val="24"/>
          <w:szCs w:val="24"/>
          <w:highlight w:val="white"/>
        </w:rPr>
        <w:t xml:space="preserve">. </w:t>
      </w:r>
      <w:proofErr w:type="spellStart"/>
      <w:r>
        <w:rPr>
          <w:color w:val="1F1F1F"/>
          <w:sz w:val="24"/>
          <w:szCs w:val="24"/>
          <w:highlight w:val="white"/>
        </w:rPr>
        <w:t>Pokud</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nestihnete</w:t>
      </w:r>
      <w:proofErr w:type="spellEnd"/>
      <w:r>
        <w:rPr>
          <w:color w:val="1F1F1F"/>
          <w:sz w:val="24"/>
          <w:szCs w:val="24"/>
          <w:highlight w:val="white"/>
        </w:rPr>
        <w:t xml:space="preserve"> </w:t>
      </w:r>
      <w:proofErr w:type="spellStart"/>
      <w:r>
        <w:rPr>
          <w:color w:val="1F1F1F"/>
          <w:sz w:val="24"/>
          <w:szCs w:val="24"/>
          <w:highlight w:val="white"/>
        </w:rPr>
        <w:t>prohlédnout</w:t>
      </w:r>
      <w:proofErr w:type="spellEnd"/>
      <w:r>
        <w:rPr>
          <w:color w:val="1F1F1F"/>
          <w:sz w:val="24"/>
          <w:szCs w:val="24"/>
          <w:highlight w:val="white"/>
        </w:rPr>
        <w:t xml:space="preserve"> a po </w:t>
      </w:r>
      <w:proofErr w:type="spellStart"/>
      <w:r>
        <w:rPr>
          <w:color w:val="1F1F1F"/>
          <w:sz w:val="24"/>
          <w:szCs w:val="24"/>
          <w:highlight w:val="white"/>
        </w:rPr>
        <w:t>schválení</w:t>
      </w:r>
      <w:proofErr w:type="spellEnd"/>
      <w:r>
        <w:rPr>
          <w:color w:val="1F1F1F"/>
          <w:sz w:val="24"/>
          <w:szCs w:val="24"/>
          <w:highlight w:val="white"/>
        </w:rPr>
        <w:t xml:space="preserve"> </w:t>
      </w:r>
      <w:proofErr w:type="spellStart"/>
      <w:r>
        <w:rPr>
          <w:color w:val="1F1F1F"/>
          <w:sz w:val="24"/>
          <w:szCs w:val="24"/>
          <w:highlight w:val="white"/>
        </w:rPr>
        <w:t>couvnete</w:t>
      </w:r>
      <w:proofErr w:type="spellEnd"/>
      <w:r>
        <w:rPr>
          <w:color w:val="1F1F1F"/>
          <w:sz w:val="24"/>
          <w:szCs w:val="24"/>
          <w:highlight w:val="white"/>
        </w:rPr>
        <w:t xml:space="preserve">, </w:t>
      </w:r>
      <w:proofErr w:type="spellStart"/>
      <w:r>
        <w:rPr>
          <w:color w:val="1F1F1F"/>
          <w:sz w:val="24"/>
          <w:szCs w:val="24"/>
          <w:highlight w:val="white"/>
        </w:rPr>
        <w:t>riskujete</w:t>
      </w:r>
      <w:proofErr w:type="spellEnd"/>
      <w:r>
        <w:rPr>
          <w:color w:val="1F1F1F"/>
          <w:sz w:val="24"/>
          <w:szCs w:val="24"/>
          <w:highlight w:val="white"/>
        </w:rPr>
        <w:t xml:space="preserve"> </w:t>
      </w:r>
      <w:proofErr w:type="spellStart"/>
      <w:r>
        <w:rPr>
          <w:color w:val="1F1F1F"/>
          <w:sz w:val="24"/>
          <w:szCs w:val="24"/>
          <w:highlight w:val="white"/>
        </w:rPr>
        <w:t>vyřazení</w:t>
      </w:r>
      <w:proofErr w:type="spellEnd"/>
      <w:r>
        <w:rPr>
          <w:color w:val="1F1F1F"/>
          <w:sz w:val="24"/>
          <w:szCs w:val="24"/>
          <w:highlight w:val="white"/>
        </w:rPr>
        <w:t xml:space="preserve">. Proto se </w:t>
      </w:r>
      <w:proofErr w:type="spellStart"/>
      <w:r>
        <w:rPr>
          <w:color w:val="1F1F1F"/>
          <w:sz w:val="24"/>
          <w:szCs w:val="24"/>
          <w:highlight w:val="white"/>
        </w:rPr>
        <w:t>vyplatí</w:t>
      </w:r>
      <w:proofErr w:type="spellEnd"/>
      <w:r>
        <w:rPr>
          <w:color w:val="1F1F1F"/>
          <w:sz w:val="24"/>
          <w:szCs w:val="24"/>
          <w:highlight w:val="white"/>
        </w:rPr>
        <w:t xml:space="preserve"> </w:t>
      </w:r>
      <w:proofErr w:type="spellStart"/>
      <w:r>
        <w:rPr>
          <w:color w:val="1F1F1F"/>
          <w:sz w:val="24"/>
          <w:szCs w:val="24"/>
          <w:highlight w:val="white"/>
        </w:rPr>
        <w:t>trvat</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prohlídce</w:t>
      </w:r>
      <w:proofErr w:type="spellEnd"/>
      <w:r>
        <w:rPr>
          <w:color w:val="1F1F1F"/>
          <w:sz w:val="24"/>
          <w:szCs w:val="24"/>
          <w:highlight w:val="white"/>
        </w:rPr>
        <w:t xml:space="preserve"> </w:t>
      </w:r>
      <w:proofErr w:type="spellStart"/>
      <w:r>
        <w:rPr>
          <w:color w:val="1F1F1F"/>
          <w:sz w:val="24"/>
          <w:szCs w:val="24"/>
          <w:highlight w:val="white"/>
        </w:rPr>
        <w:t>ještě</w:t>
      </w:r>
      <w:proofErr w:type="spellEnd"/>
      <w:r>
        <w:rPr>
          <w:color w:val="1F1F1F"/>
          <w:sz w:val="24"/>
          <w:szCs w:val="24"/>
          <w:highlight w:val="white"/>
        </w:rPr>
        <w:t xml:space="preserve"> </w:t>
      </w:r>
      <w:proofErr w:type="spellStart"/>
      <w:r>
        <w:rPr>
          <w:color w:val="1F1F1F"/>
          <w:sz w:val="24"/>
          <w:szCs w:val="24"/>
          <w:highlight w:val="white"/>
        </w:rPr>
        <w:t>před</w:t>
      </w:r>
      <w:proofErr w:type="spellEnd"/>
      <w:r>
        <w:rPr>
          <w:color w:val="1F1F1F"/>
          <w:sz w:val="24"/>
          <w:szCs w:val="24"/>
          <w:highlight w:val="white"/>
        </w:rPr>
        <w:t xml:space="preserve"> </w:t>
      </w:r>
      <w:proofErr w:type="spellStart"/>
      <w:r>
        <w:rPr>
          <w:color w:val="1F1F1F"/>
          <w:sz w:val="24"/>
          <w:szCs w:val="24"/>
          <w:highlight w:val="white"/>
        </w:rPr>
        <w:t>závaznou</w:t>
      </w:r>
      <w:proofErr w:type="spellEnd"/>
      <w:r>
        <w:rPr>
          <w:color w:val="1F1F1F"/>
          <w:sz w:val="24"/>
          <w:szCs w:val="24"/>
          <w:highlight w:val="white"/>
        </w:rPr>
        <w:t xml:space="preserve"> </w:t>
      </w:r>
      <w:proofErr w:type="spellStart"/>
      <w:r>
        <w:rPr>
          <w:color w:val="1F1F1F"/>
          <w:sz w:val="24"/>
          <w:szCs w:val="24"/>
          <w:highlight w:val="white"/>
        </w:rPr>
        <w:t>přihláškou</w:t>
      </w:r>
      <w:proofErr w:type="spellEnd"/>
      <w:r>
        <w:rPr>
          <w:color w:val="1F1F1F"/>
          <w:sz w:val="24"/>
          <w:szCs w:val="24"/>
          <w:highlight w:val="white"/>
        </w:rPr>
        <w:t>.</w:t>
      </w:r>
    </w:p>
    <w:p w14:paraId="49324D54" w14:textId="77777777" w:rsidR="00F35B07" w:rsidRDefault="00000000">
      <w:pPr>
        <w:rPr>
          <w:color w:val="1F1F1F"/>
          <w:sz w:val="24"/>
          <w:szCs w:val="24"/>
          <w:highlight w:val="white"/>
        </w:rPr>
      </w:pPr>
      <w:r>
        <w:pict w14:anchorId="2F7A5054">
          <v:rect id="_x0000_i1031" style="width:0;height:1.5pt" o:hralign="center" o:hrstd="t" o:hr="t" fillcolor="#a0a0a0" stroked="f"/>
        </w:pict>
      </w:r>
    </w:p>
    <w:p w14:paraId="29CD6A1B" w14:textId="77777777" w:rsidR="00F35B07" w:rsidRDefault="00000000">
      <w:pPr>
        <w:pStyle w:val="Nadpis2"/>
        <w:keepNext w:val="0"/>
        <w:keepLines w:val="0"/>
        <w:spacing w:after="80"/>
        <w:rPr>
          <w:b/>
          <w:bCs/>
          <w:color w:val="1F1F1F"/>
          <w:sz w:val="34"/>
          <w:szCs w:val="34"/>
          <w:highlight w:val="white"/>
        </w:rPr>
      </w:pPr>
      <w:bookmarkStart w:id="49" w:name="_uorsjuhlrpzs" w:colFirst="0" w:colLast="0"/>
      <w:bookmarkEnd w:id="49"/>
      <w:r>
        <w:rPr>
          <w:b/>
          <w:bCs/>
          <w:color w:val="1F1F1F"/>
          <w:sz w:val="34"/>
          <w:szCs w:val="34"/>
          <w:highlight w:val="white"/>
        </w:rPr>
        <w:t xml:space="preserve">7. </w:t>
      </w:r>
      <w:commentRangeStart w:id="50"/>
      <w:commentRangeStart w:id="51"/>
      <w:proofErr w:type="spellStart"/>
      <w:r>
        <w:rPr>
          <w:b/>
          <w:bCs/>
          <w:color w:val="1F1F1F"/>
          <w:sz w:val="34"/>
          <w:szCs w:val="34"/>
          <w:highlight w:val="white"/>
        </w:rPr>
        <w:t>Časté</w:t>
      </w:r>
      <w:proofErr w:type="spellEnd"/>
      <w:r>
        <w:rPr>
          <w:b/>
          <w:bCs/>
          <w:color w:val="1F1F1F"/>
          <w:sz w:val="34"/>
          <w:szCs w:val="34"/>
          <w:highlight w:val="white"/>
        </w:rPr>
        <w:t xml:space="preserve"> </w:t>
      </w:r>
      <w:proofErr w:type="spellStart"/>
      <w:r>
        <w:rPr>
          <w:b/>
          <w:bCs/>
          <w:color w:val="1F1F1F"/>
          <w:sz w:val="34"/>
          <w:szCs w:val="34"/>
          <w:highlight w:val="white"/>
        </w:rPr>
        <w:t>otázky</w:t>
      </w:r>
      <w:commentRangeEnd w:id="50"/>
      <w:proofErr w:type="spellEnd"/>
      <w:r>
        <w:commentReference w:id="50"/>
      </w:r>
      <w:commentRangeEnd w:id="51"/>
      <w:r w:rsidR="00F8058B">
        <w:rPr>
          <w:rStyle w:val="Odkaznakoment"/>
        </w:rPr>
        <w:commentReference w:id="51"/>
      </w:r>
    </w:p>
    <w:p w14:paraId="486C5870" w14:textId="77777777" w:rsidR="00F35B07" w:rsidRDefault="00000000">
      <w:pPr>
        <w:spacing w:before="240" w:after="240"/>
        <w:rPr>
          <w:color w:val="1F1F1F"/>
          <w:sz w:val="24"/>
          <w:szCs w:val="24"/>
          <w:highlight w:val="white"/>
        </w:rPr>
      </w:pPr>
      <w:proofErr w:type="spellStart"/>
      <w:r>
        <w:rPr>
          <w:b/>
          <w:bCs/>
          <w:color w:val="1F1F1F"/>
          <w:sz w:val="24"/>
          <w:szCs w:val="24"/>
          <w:highlight w:val="white"/>
        </w:rPr>
        <w:t>Kolik</w:t>
      </w:r>
      <w:proofErr w:type="spellEnd"/>
      <w:r>
        <w:rPr>
          <w:b/>
          <w:bCs/>
          <w:color w:val="1F1F1F"/>
          <w:sz w:val="24"/>
          <w:szCs w:val="24"/>
          <w:highlight w:val="white"/>
        </w:rPr>
        <w:t xml:space="preserve"> </w:t>
      </w:r>
      <w:proofErr w:type="spellStart"/>
      <w:r>
        <w:rPr>
          <w:b/>
          <w:bCs/>
          <w:color w:val="1F1F1F"/>
          <w:sz w:val="24"/>
          <w:szCs w:val="24"/>
          <w:highlight w:val="white"/>
        </w:rPr>
        <w:t>mě</w:t>
      </w:r>
      <w:proofErr w:type="spellEnd"/>
      <w:r>
        <w:rPr>
          <w:b/>
          <w:bCs/>
          <w:color w:val="1F1F1F"/>
          <w:sz w:val="24"/>
          <w:szCs w:val="24"/>
          <w:highlight w:val="white"/>
        </w:rPr>
        <w:t xml:space="preserve"> </w:t>
      </w:r>
      <w:proofErr w:type="spellStart"/>
      <w:r>
        <w:rPr>
          <w:b/>
          <w:bCs/>
          <w:color w:val="1F1F1F"/>
          <w:sz w:val="24"/>
          <w:szCs w:val="24"/>
          <w:highlight w:val="white"/>
        </w:rPr>
        <w:t>podání</w:t>
      </w:r>
      <w:proofErr w:type="spellEnd"/>
      <w:r>
        <w:rPr>
          <w:b/>
          <w:bCs/>
          <w:color w:val="1F1F1F"/>
          <w:sz w:val="24"/>
          <w:szCs w:val="24"/>
          <w:highlight w:val="white"/>
        </w:rPr>
        <w:t xml:space="preserve"> </w:t>
      </w:r>
      <w:proofErr w:type="spellStart"/>
      <w:r>
        <w:rPr>
          <w:b/>
          <w:bCs/>
          <w:color w:val="1F1F1F"/>
          <w:sz w:val="24"/>
          <w:szCs w:val="24"/>
          <w:highlight w:val="white"/>
        </w:rPr>
        <w:t>žádosti</w:t>
      </w:r>
      <w:proofErr w:type="spellEnd"/>
      <w:r>
        <w:rPr>
          <w:b/>
          <w:bCs/>
          <w:color w:val="1F1F1F"/>
          <w:sz w:val="24"/>
          <w:szCs w:val="24"/>
          <w:highlight w:val="white"/>
        </w:rPr>
        <w:t xml:space="preserve"> </w:t>
      </w:r>
      <w:proofErr w:type="spellStart"/>
      <w:r>
        <w:rPr>
          <w:b/>
          <w:bCs/>
          <w:color w:val="1F1F1F"/>
          <w:sz w:val="24"/>
          <w:szCs w:val="24"/>
          <w:highlight w:val="white"/>
        </w:rPr>
        <w:t>stojí</w:t>
      </w:r>
      <w:proofErr w:type="spellEnd"/>
      <w:r>
        <w:rPr>
          <w:b/>
          <w:bCs/>
          <w:color w:val="1F1F1F"/>
          <w:sz w:val="24"/>
          <w:szCs w:val="24"/>
          <w:highlight w:val="white"/>
        </w:rPr>
        <w:t>?</w:t>
      </w:r>
      <w:r>
        <w:rPr>
          <w:color w:val="1F1F1F"/>
          <w:sz w:val="24"/>
          <w:szCs w:val="24"/>
          <w:highlight w:val="white"/>
        </w:rPr>
        <w:t xml:space="preserve"> </w:t>
      </w:r>
    </w:p>
    <w:p w14:paraId="7F89973A" w14:textId="77777777" w:rsidR="00F35B07" w:rsidRDefault="00000000">
      <w:pPr>
        <w:spacing w:before="240" w:after="240"/>
        <w:rPr>
          <w:color w:val="1F1F1F"/>
          <w:sz w:val="24"/>
          <w:szCs w:val="24"/>
          <w:highlight w:val="white"/>
        </w:rPr>
      </w:pPr>
      <w:proofErr w:type="spellStart"/>
      <w:r>
        <w:rPr>
          <w:color w:val="1F1F1F"/>
          <w:sz w:val="24"/>
          <w:szCs w:val="24"/>
          <w:highlight w:val="white"/>
        </w:rPr>
        <w:t>Samotné</w:t>
      </w:r>
      <w:proofErr w:type="spellEnd"/>
      <w:r>
        <w:rPr>
          <w:color w:val="1F1F1F"/>
          <w:sz w:val="24"/>
          <w:szCs w:val="24"/>
          <w:highlight w:val="white"/>
        </w:rPr>
        <w:t xml:space="preserve"> služby </w:t>
      </w:r>
      <w:proofErr w:type="spellStart"/>
      <w:r>
        <w:rPr>
          <w:color w:val="1F1F1F"/>
          <w:sz w:val="24"/>
          <w:szCs w:val="24"/>
          <w:highlight w:val="white"/>
        </w:rPr>
        <w:t>bytových</w:t>
      </w:r>
      <w:proofErr w:type="spellEnd"/>
      <w:r>
        <w:rPr>
          <w:color w:val="1F1F1F"/>
          <w:sz w:val="24"/>
          <w:szCs w:val="24"/>
          <w:highlight w:val="white"/>
        </w:rPr>
        <w:t xml:space="preserve"> </w:t>
      </w:r>
      <w:proofErr w:type="spellStart"/>
      <w:r>
        <w:rPr>
          <w:color w:val="1F1F1F"/>
          <w:sz w:val="24"/>
          <w:szCs w:val="24"/>
          <w:highlight w:val="white"/>
        </w:rPr>
        <w:t>odborů</w:t>
      </w:r>
      <w:proofErr w:type="spellEnd"/>
      <w:r>
        <w:rPr>
          <w:color w:val="1F1F1F"/>
          <w:sz w:val="24"/>
          <w:szCs w:val="24"/>
          <w:highlight w:val="white"/>
        </w:rPr>
        <w:t xml:space="preserve"> </w:t>
      </w:r>
      <w:proofErr w:type="spellStart"/>
      <w:r>
        <w:rPr>
          <w:color w:val="1F1F1F"/>
          <w:sz w:val="24"/>
          <w:szCs w:val="24"/>
          <w:highlight w:val="white"/>
        </w:rPr>
        <w:t>jsou</w:t>
      </w:r>
      <w:proofErr w:type="spellEnd"/>
      <w:r>
        <w:rPr>
          <w:color w:val="1F1F1F"/>
          <w:sz w:val="24"/>
          <w:szCs w:val="24"/>
          <w:highlight w:val="white"/>
        </w:rPr>
        <w:t xml:space="preserve"> </w:t>
      </w:r>
      <w:proofErr w:type="spellStart"/>
      <w:r>
        <w:rPr>
          <w:color w:val="1F1F1F"/>
          <w:sz w:val="24"/>
          <w:szCs w:val="24"/>
          <w:highlight w:val="white"/>
        </w:rPr>
        <w:t>bezplatné</w:t>
      </w:r>
      <w:proofErr w:type="spellEnd"/>
      <w:r>
        <w:rPr>
          <w:color w:val="1F1F1F"/>
          <w:sz w:val="24"/>
          <w:szCs w:val="24"/>
          <w:highlight w:val="white"/>
        </w:rPr>
        <w:t xml:space="preserve">. </w:t>
      </w:r>
      <w:proofErr w:type="spellStart"/>
      <w:r>
        <w:rPr>
          <w:color w:val="1F1F1F"/>
          <w:sz w:val="24"/>
          <w:szCs w:val="24"/>
          <w:highlight w:val="white"/>
        </w:rPr>
        <w:t>Počítejte</w:t>
      </w:r>
      <w:proofErr w:type="spellEnd"/>
      <w:r>
        <w:rPr>
          <w:color w:val="1F1F1F"/>
          <w:sz w:val="24"/>
          <w:szCs w:val="24"/>
          <w:highlight w:val="white"/>
        </w:rPr>
        <w:t xml:space="preserve"> </w:t>
      </w:r>
      <w:proofErr w:type="spellStart"/>
      <w:r>
        <w:rPr>
          <w:color w:val="1F1F1F"/>
          <w:sz w:val="24"/>
          <w:szCs w:val="24"/>
          <w:highlight w:val="white"/>
        </w:rPr>
        <w:t>jen</w:t>
      </w:r>
      <w:proofErr w:type="spellEnd"/>
      <w:r>
        <w:rPr>
          <w:color w:val="1F1F1F"/>
          <w:sz w:val="24"/>
          <w:szCs w:val="24"/>
          <w:highlight w:val="white"/>
        </w:rPr>
        <w:t xml:space="preserve"> s </w:t>
      </w:r>
      <w:proofErr w:type="spellStart"/>
      <w:r>
        <w:rPr>
          <w:color w:val="1F1F1F"/>
          <w:sz w:val="24"/>
          <w:szCs w:val="24"/>
          <w:highlight w:val="white"/>
        </w:rPr>
        <w:t>drobnými</w:t>
      </w:r>
      <w:proofErr w:type="spellEnd"/>
      <w:r>
        <w:rPr>
          <w:color w:val="1F1F1F"/>
          <w:sz w:val="24"/>
          <w:szCs w:val="24"/>
          <w:highlight w:val="white"/>
        </w:rPr>
        <w:t xml:space="preserve"> </w:t>
      </w:r>
      <w:proofErr w:type="spellStart"/>
      <w:r>
        <w:rPr>
          <w:color w:val="1F1F1F"/>
          <w:sz w:val="24"/>
          <w:szCs w:val="24"/>
          <w:highlight w:val="white"/>
        </w:rPr>
        <w:t>poplatky</w:t>
      </w:r>
      <w:proofErr w:type="spellEnd"/>
      <w:r>
        <w:rPr>
          <w:color w:val="1F1F1F"/>
          <w:sz w:val="24"/>
          <w:szCs w:val="24"/>
          <w:highlight w:val="white"/>
        </w:rPr>
        <w:t xml:space="preserve"> v </w:t>
      </w:r>
      <w:proofErr w:type="spellStart"/>
      <w:r>
        <w:rPr>
          <w:color w:val="1F1F1F"/>
          <w:sz w:val="24"/>
          <w:szCs w:val="24"/>
          <w:highlight w:val="white"/>
        </w:rPr>
        <w:t>řádu</w:t>
      </w:r>
      <w:proofErr w:type="spellEnd"/>
      <w:r>
        <w:rPr>
          <w:color w:val="1F1F1F"/>
          <w:sz w:val="24"/>
          <w:szCs w:val="24"/>
          <w:highlight w:val="white"/>
        </w:rPr>
        <w:t xml:space="preserve"> </w:t>
      </w:r>
      <w:proofErr w:type="spellStart"/>
      <w:r>
        <w:rPr>
          <w:color w:val="1F1F1F"/>
          <w:sz w:val="24"/>
          <w:szCs w:val="24"/>
          <w:highlight w:val="white"/>
        </w:rPr>
        <w:t>desetikorun</w:t>
      </w:r>
      <w:proofErr w:type="spellEnd"/>
      <w:r>
        <w:rPr>
          <w:color w:val="1F1F1F"/>
          <w:sz w:val="24"/>
          <w:szCs w:val="24"/>
          <w:highlight w:val="white"/>
        </w:rPr>
        <w:t xml:space="preserve"> za </w:t>
      </w:r>
      <w:proofErr w:type="spellStart"/>
      <w:r>
        <w:rPr>
          <w:color w:val="1F1F1F"/>
          <w:sz w:val="24"/>
          <w:szCs w:val="24"/>
          <w:highlight w:val="white"/>
        </w:rPr>
        <w:t>doklady</w:t>
      </w:r>
      <w:proofErr w:type="spellEnd"/>
      <w:r>
        <w:rPr>
          <w:color w:val="1F1F1F"/>
          <w:sz w:val="24"/>
          <w:szCs w:val="24"/>
          <w:highlight w:val="white"/>
        </w:rPr>
        <w:t xml:space="preserve"> (</w:t>
      </w:r>
      <w:proofErr w:type="spellStart"/>
      <w:r>
        <w:rPr>
          <w:color w:val="1F1F1F"/>
          <w:sz w:val="24"/>
          <w:szCs w:val="24"/>
          <w:highlight w:val="white"/>
        </w:rPr>
        <w:t>výpis</w:t>
      </w:r>
      <w:proofErr w:type="spellEnd"/>
      <w:r>
        <w:rPr>
          <w:color w:val="1F1F1F"/>
          <w:sz w:val="24"/>
          <w:szCs w:val="24"/>
          <w:highlight w:val="white"/>
        </w:rPr>
        <w:t xml:space="preserve"> z </w:t>
      </w:r>
      <w:proofErr w:type="spellStart"/>
      <w:r>
        <w:rPr>
          <w:color w:val="1F1F1F"/>
          <w:sz w:val="24"/>
          <w:szCs w:val="24"/>
          <w:highlight w:val="white"/>
        </w:rPr>
        <w:t>katastru</w:t>
      </w:r>
      <w:proofErr w:type="spellEnd"/>
      <w:r>
        <w:rPr>
          <w:color w:val="1F1F1F"/>
          <w:sz w:val="24"/>
          <w:szCs w:val="24"/>
          <w:highlight w:val="white"/>
        </w:rPr>
        <w:t xml:space="preserve">, </w:t>
      </w:r>
      <w:proofErr w:type="spellStart"/>
      <w:r>
        <w:rPr>
          <w:color w:val="1F1F1F"/>
          <w:sz w:val="24"/>
          <w:szCs w:val="24"/>
          <w:highlight w:val="white"/>
        </w:rPr>
        <w:t>ověření</w:t>
      </w:r>
      <w:proofErr w:type="spellEnd"/>
      <w:r>
        <w:rPr>
          <w:color w:val="1F1F1F"/>
          <w:sz w:val="24"/>
          <w:szCs w:val="24"/>
          <w:highlight w:val="white"/>
        </w:rPr>
        <w:t xml:space="preserve"> </w:t>
      </w:r>
      <w:proofErr w:type="spellStart"/>
      <w:r>
        <w:rPr>
          <w:color w:val="1F1F1F"/>
          <w:sz w:val="24"/>
          <w:szCs w:val="24"/>
          <w:highlight w:val="white"/>
        </w:rPr>
        <w:t>podpisu</w:t>
      </w:r>
      <w:proofErr w:type="spellEnd"/>
      <w:r>
        <w:rPr>
          <w:color w:val="1F1F1F"/>
          <w:sz w:val="24"/>
          <w:szCs w:val="24"/>
          <w:highlight w:val="white"/>
        </w:rPr>
        <w:t>).</w:t>
      </w:r>
    </w:p>
    <w:p w14:paraId="5C7B8467" w14:textId="77777777" w:rsidR="00F35B07" w:rsidRDefault="00000000">
      <w:pPr>
        <w:spacing w:before="240" w:after="240"/>
        <w:rPr>
          <w:color w:val="1F1F1F"/>
          <w:sz w:val="24"/>
          <w:szCs w:val="24"/>
          <w:highlight w:val="white"/>
        </w:rPr>
      </w:pPr>
      <w:proofErr w:type="spellStart"/>
      <w:r>
        <w:rPr>
          <w:b/>
          <w:bCs/>
          <w:color w:val="1F1F1F"/>
          <w:sz w:val="24"/>
          <w:szCs w:val="24"/>
          <w:highlight w:val="white"/>
        </w:rPr>
        <w:t>Kolik</w:t>
      </w:r>
      <w:proofErr w:type="spellEnd"/>
      <w:r>
        <w:rPr>
          <w:b/>
          <w:bCs/>
          <w:color w:val="1F1F1F"/>
          <w:sz w:val="24"/>
          <w:szCs w:val="24"/>
          <w:highlight w:val="white"/>
        </w:rPr>
        <w:t xml:space="preserve"> se </w:t>
      </w:r>
      <w:proofErr w:type="spellStart"/>
      <w:r>
        <w:rPr>
          <w:b/>
          <w:bCs/>
          <w:color w:val="1F1F1F"/>
          <w:sz w:val="24"/>
          <w:szCs w:val="24"/>
          <w:highlight w:val="white"/>
        </w:rPr>
        <w:t>platí</w:t>
      </w:r>
      <w:proofErr w:type="spellEnd"/>
      <w:r>
        <w:rPr>
          <w:b/>
          <w:bCs/>
          <w:color w:val="1F1F1F"/>
          <w:sz w:val="24"/>
          <w:szCs w:val="24"/>
          <w:highlight w:val="white"/>
        </w:rPr>
        <w:t xml:space="preserve"> za </w:t>
      </w:r>
      <w:proofErr w:type="spellStart"/>
      <w:r>
        <w:rPr>
          <w:b/>
          <w:bCs/>
          <w:color w:val="1F1F1F"/>
          <w:sz w:val="24"/>
          <w:szCs w:val="24"/>
          <w:highlight w:val="white"/>
        </w:rPr>
        <w:t>nájem</w:t>
      </w:r>
      <w:proofErr w:type="spellEnd"/>
      <w:r>
        <w:rPr>
          <w:b/>
          <w:bCs/>
          <w:color w:val="1F1F1F"/>
          <w:sz w:val="24"/>
          <w:szCs w:val="24"/>
          <w:highlight w:val="white"/>
        </w:rPr>
        <w:t>?</w:t>
      </w:r>
      <w:r>
        <w:rPr>
          <w:color w:val="1F1F1F"/>
          <w:sz w:val="24"/>
          <w:szCs w:val="24"/>
          <w:highlight w:val="white"/>
        </w:rPr>
        <w:t xml:space="preserve"> </w:t>
      </w:r>
    </w:p>
    <w:p w14:paraId="099358D6" w14:textId="7B8413CB" w:rsidR="00F35B07" w:rsidRDefault="00000000">
      <w:pPr>
        <w:spacing w:before="240" w:after="240"/>
        <w:rPr>
          <w:color w:val="1F1F1F"/>
          <w:sz w:val="24"/>
          <w:szCs w:val="24"/>
          <w:highlight w:val="yellow"/>
        </w:rPr>
      </w:pPr>
      <w:commentRangeStart w:id="52"/>
      <w:proofErr w:type="spellStart"/>
      <w:r>
        <w:rPr>
          <w:color w:val="1F1F1F"/>
          <w:sz w:val="24"/>
          <w:szCs w:val="24"/>
          <w:highlight w:val="white"/>
        </w:rPr>
        <w:t>Nájemné</w:t>
      </w:r>
      <w:proofErr w:type="spellEnd"/>
      <w:r>
        <w:rPr>
          <w:color w:val="1F1F1F"/>
          <w:sz w:val="24"/>
          <w:szCs w:val="24"/>
          <w:highlight w:val="white"/>
        </w:rPr>
        <w:t xml:space="preserve"> se </w:t>
      </w:r>
      <w:proofErr w:type="spellStart"/>
      <w:r>
        <w:rPr>
          <w:color w:val="1F1F1F"/>
          <w:sz w:val="24"/>
          <w:szCs w:val="24"/>
          <w:highlight w:val="white"/>
        </w:rPr>
        <w:t>liší</w:t>
      </w:r>
      <w:proofErr w:type="spellEnd"/>
      <w:r>
        <w:rPr>
          <w:color w:val="1F1F1F"/>
          <w:sz w:val="24"/>
          <w:szCs w:val="24"/>
          <w:highlight w:val="white"/>
        </w:rPr>
        <w:t xml:space="preserve"> </w:t>
      </w:r>
      <w:proofErr w:type="spellStart"/>
      <w:r>
        <w:rPr>
          <w:color w:val="1F1F1F"/>
          <w:sz w:val="24"/>
          <w:szCs w:val="24"/>
          <w:highlight w:val="white"/>
        </w:rPr>
        <w:t>podle</w:t>
      </w:r>
      <w:proofErr w:type="spellEnd"/>
      <w:r>
        <w:rPr>
          <w:color w:val="1F1F1F"/>
          <w:sz w:val="24"/>
          <w:szCs w:val="24"/>
          <w:highlight w:val="white"/>
        </w:rPr>
        <w:t xml:space="preserve"> </w:t>
      </w:r>
      <w:proofErr w:type="spellStart"/>
      <w:r>
        <w:rPr>
          <w:color w:val="1F1F1F"/>
          <w:sz w:val="24"/>
          <w:szCs w:val="24"/>
          <w:highlight w:val="white"/>
        </w:rPr>
        <w:t>stavu</w:t>
      </w:r>
      <w:proofErr w:type="spellEnd"/>
      <w:r>
        <w:rPr>
          <w:color w:val="1F1F1F"/>
          <w:sz w:val="24"/>
          <w:szCs w:val="24"/>
          <w:highlight w:val="white"/>
        </w:rPr>
        <w:t xml:space="preserve"> a </w:t>
      </w:r>
      <w:proofErr w:type="spellStart"/>
      <w:r>
        <w:rPr>
          <w:color w:val="1F1F1F"/>
          <w:sz w:val="24"/>
          <w:szCs w:val="24"/>
          <w:highlight w:val="white"/>
        </w:rPr>
        <w:t>typu</w:t>
      </w:r>
      <w:proofErr w:type="spellEnd"/>
      <w:r>
        <w:rPr>
          <w:color w:val="1F1F1F"/>
          <w:sz w:val="24"/>
          <w:szCs w:val="24"/>
          <w:highlight w:val="white"/>
        </w:rPr>
        <w:t xml:space="preserve"> </w:t>
      </w:r>
      <w:proofErr w:type="spellStart"/>
      <w:r>
        <w:rPr>
          <w:color w:val="1F1F1F"/>
          <w:sz w:val="24"/>
          <w:szCs w:val="24"/>
          <w:highlight w:val="white"/>
        </w:rPr>
        <w:t>bytu</w:t>
      </w:r>
      <w:proofErr w:type="spellEnd"/>
      <w:r>
        <w:rPr>
          <w:color w:val="1F1F1F"/>
          <w:sz w:val="24"/>
          <w:szCs w:val="24"/>
          <w:highlight w:val="white"/>
        </w:rPr>
        <w:t xml:space="preserve">. Pro </w:t>
      </w:r>
      <w:proofErr w:type="spellStart"/>
      <w:r>
        <w:rPr>
          <w:color w:val="1F1F1F"/>
          <w:sz w:val="24"/>
          <w:szCs w:val="24"/>
          <w:highlight w:val="white"/>
        </w:rPr>
        <w:t>představu</w:t>
      </w:r>
      <w:proofErr w:type="spellEnd"/>
      <w:r>
        <w:rPr>
          <w:color w:val="1F1F1F"/>
          <w:sz w:val="24"/>
          <w:szCs w:val="24"/>
          <w:highlight w:val="white"/>
        </w:rPr>
        <w:t xml:space="preserve">: u </w:t>
      </w:r>
      <w:proofErr w:type="spellStart"/>
      <w:r>
        <w:rPr>
          <w:color w:val="1F1F1F"/>
          <w:sz w:val="24"/>
          <w:szCs w:val="24"/>
          <w:highlight w:val="white"/>
        </w:rPr>
        <w:t>startovacích</w:t>
      </w:r>
      <w:proofErr w:type="spellEnd"/>
      <w:r>
        <w:rPr>
          <w:color w:val="1F1F1F"/>
          <w:sz w:val="24"/>
          <w:szCs w:val="24"/>
          <w:highlight w:val="white"/>
        </w:rPr>
        <w:t xml:space="preserve"> </w:t>
      </w:r>
      <w:proofErr w:type="spellStart"/>
      <w:r>
        <w:rPr>
          <w:color w:val="1F1F1F"/>
          <w:sz w:val="24"/>
          <w:szCs w:val="24"/>
          <w:highlight w:val="white"/>
        </w:rPr>
        <w:t>bytů</w:t>
      </w:r>
      <w:proofErr w:type="spellEnd"/>
      <w:r>
        <w:rPr>
          <w:color w:val="1F1F1F"/>
          <w:sz w:val="24"/>
          <w:szCs w:val="24"/>
          <w:highlight w:val="white"/>
        </w:rPr>
        <w:t xml:space="preserve"> se </w:t>
      </w:r>
      <w:proofErr w:type="spellStart"/>
      <w:r>
        <w:rPr>
          <w:color w:val="1F1F1F"/>
          <w:sz w:val="24"/>
          <w:szCs w:val="24"/>
          <w:highlight w:val="white"/>
        </w:rPr>
        <w:t>pohybuje</w:t>
      </w:r>
      <w:proofErr w:type="spellEnd"/>
      <w:r>
        <w:rPr>
          <w:color w:val="1F1F1F"/>
          <w:sz w:val="24"/>
          <w:szCs w:val="24"/>
          <w:highlight w:val="white"/>
        </w:rPr>
        <w:t xml:space="preserve"> </w:t>
      </w:r>
      <w:proofErr w:type="spellStart"/>
      <w:r>
        <w:rPr>
          <w:color w:val="1F1F1F"/>
          <w:sz w:val="24"/>
          <w:szCs w:val="24"/>
          <w:highlight w:val="white"/>
        </w:rPr>
        <w:t>kolem</w:t>
      </w:r>
      <w:proofErr w:type="spellEnd"/>
      <w:r>
        <w:rPr>
          <w:color w:val="1F1F1F"/>
          <w:sz w:val="24"/>
          <w:szCs w:val="24"/>
          <w:highlight w:val="white"/>
        </w:rPr>
        <w:t xml:space="preserve"> 100 </w:t>
      </w:r>
      <w:proofErr w:type="spellStart"/>
      <w:r>
        <w:rPr>
          <w:color w:val="1F1F1F"/>
          <w:sz w:val="24"/>
          <w:szCs w:val="24"/>
          <w:highlight w:val="white"/>
        </w:rPr>
        <w:t>Kč</w:t>
      </w:r>
      <w:proofErr w:type="spellEnd"/>
      <w:r>
        <w:rPr>
          <w:color w:val="1F1F1F"/>
          <w:sz w:val="24"/>
          <w:szCs w:val="24"/>
          <w:highlight w:val="white"/>
        </w:rPr>
        <w:t xml:space="preserve">/m² </w:t>
      </w:r>
      <w:proofErr w:type="spellStart"/>
      <w:r>
        <w:rPr>
          <w:color w:val="1F1F1F"/>
          <w:sz w:val="24"/>
          <w:szCs w:val="24"/>
          <w:highlight w:val="white"/>
        </w:rPr>
        <w:t>měsíčně</w:t>
      </w:r>
      <w:proofErr w:type="spellEnd"/>
      <w:r>
        <w:rPr>
          <w:color w:val="1F1F1F"/>
          <w:sz w:val="24"/>
          <w:szCs w:val="24"/>
          <w:highlight w:val="white"/>
        </w:rPr>
        <w:t xml:space="preserve">, u </w:t>
      </w:r>
      <w:proofErr w:type="spellStart"/>
      <w:r>
        <w:rPr>
          <w:color w:val="1F1F1F"/>
          <w:sz w:val="24"/>
          <w:szCs w:val="24"/>
          <w:highlight w:val="white"/>
        </w:rPr>
        <w:t>běžných</w:t>
      </w:r>
      <w:proofErr w:type="spellEnd"/>
      <w:r>
        <w:rPr>
          <w:color w:val="1F1F1F"/>
          <w:sz w:val="24"/>
          <w:szCs w:val="24"/>
          <w:highlight w:val="white"/>
        </w:rPr>
        <w:t xml:space="preserve"> </w:t>
      </w:r>
      <w:proofErr w:type="spellStart"/>
      <w:r>
        <w:rPr>
          <w:color w:val="1F1F1F"/>
          <w:sz w:val="24"/>
          <w:szCs w:val="24"/>
          <w:highlight w:val="white"/>
        </w:rPr>
        <w:t>bytů</w:t>
      </w:r>
      <w:proofErr w:type="spellEnd"/>
      <w:r>
        <w:rPr>
          <w:color w:val="1F1F1F"/>
          <w:sz w:val="24"/>
          <w:szCs w:val="24"/>
          <w:highlight w:val="white"/>
        </w:rPr>
        <w:t xml:space="preserve"> </w:t>
      </w:r>
      <w:proofErr w:type="spellStart"/>
      <w:r>
        <w:rPr>
          <w:color w:val="1F1F1F"/>
          <w:sz w:val="24"/>
          <w:szCs w:val="24"/>
          <w:highlight w:val="white"/>
        </w:rPr>
        <w:t>například</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Vinohradech</w:t>
      </w:r>
      <w:proofErr w:type="spellEnd"/>
      <w:r>
        <w:rPr>
          <w:color w:val="1F1F1F"/>
          <w:sz w:val="24"/>
          <w:szCs w:val="24"/>
          <w:highlight w:val="white"/>
        </w:rPr>
        <w:t xml:space="preserve"> </w:t>
      </w:r>
      <w:proofErr w:type="spellStart"/>
      <w:r>
        <w:rPr>
          <w:color w:val="1F1F1F"/>
          <w:sz w:val="24"/>
          <w:szCs w:val="24"/>
          <w:highlight w:val="white"/>
        </w:rPr>
        <w:t>kolem</w:t>
      </w:r>
      <w:proofErr w:type="spellEnd"/>
      <w:r>
        <w:rPr>
          <w:color w:val="1F1F1F"/>
          <w:sz w:val="24"/>
          <w:szCs w:val="24"/>
          <w:highlight w:val="white"/>
        </w:rPr>
        <w:t xml:space="preserve"> 109 </w:t>
      </w:r>
      <w:proofErr w:type="spellStart"/>
      <w:r>
        <w:rPr>
          <w:color w:val="1F1F1F"/>
          <w:sz w:val="24"/>
          <w:szCs w:val="24"/>
          <w:highlight w:val="white"/>
        </w:rPr>
        <w:t>Kč</w:t>
      </w:r>
      <w:proofErr w:type="spellEnd"/>
      <w:r>
        <w:rPr>
          <w:color w:val="1F1F1F"/>
          <w:sz w:val="24"/>
          <w:szCs w:val="24"/>
          <w:highlight w:val="white"/>
        </w:rPr>
        <w:t xml:space="preserve">/m² </w:t>
      </w:r>
      <w:proofErr w:type="spellStart"/>
      <w:r>
        <w:rPr>
          <w:color w:val="1F1F1F"/>
          <w:sz w:val="24"/>
          <w:szCs w:val="24"/>
          <w:highlight w:val="white"/>
        </w:rPr>
        <w:t>před</w:t>
      </w:r>
      <w:proofErr w:type="spellEnd"/>
      <w:r>
        <w:rPr>
          <w:color w:val="1F1F1F"/>
          <w:sz w:val="24"/>
          <w:szCs w:val="24"/>
          <w:highlight w:val="white"/>
        </w:rPr>
        <w:t xml:space="preserve"> </w:t>
      </w:r>
      <w:proofErr w:type="spellStart"/>
      <w:r>
        <w:rPr>
          <w:color w:val="1F1F1F"/>
          <w:sz w:val="24"/>
          <w:szCs w:val="24"/>
          <w:highlight w:val="white"/>
        </w:rPr>
        <w:t>rekonstrukcí</w:t>
      </w:r>
      <w:proofErr w:type="spellEnd"/>
      <w:r>
        <w:rPr>
          <w:color w:val="1F1F1F"/>
          <w:sz w:val="24"/>
          <w:szCs w:val="24"/>
          <w:highlight w:val="white"/>
        </w:rPr>
        <w:t xml:space="preserve"> a</w:t>
      </w:r>
      <w:commentRangeStart w:id="53"/>
      <w:commentRangeStart w:id="54"/>
      <w:r>
        <w:rPr>
          <w:color w:val="1F1F1F"/>
          <w:sz w:val="24"/>
          <w:szCs w:val="24"/>
          <w:highlight w:val="white"/>
        </w:rPr>
        <w:t xml:space="preserve"> 122 </w:t>
      </w:r>
      <w:proofErr w:type="spellStart"/>
      <w:r>
        <w:rPr>
          <w:color w:val="1F1F1F"/>
          <w:sz w:val="24"/>
          <w:szCs w:val="24"/>
          <w:highlight w:val="white"/>
        </w:rPr>
        <w:t>Kč</w:t>
      </w:r>
      <w:proofErr w:type="spellEnd"/>
      <w:r>
        <w:rPr>
          <w:color w:val="1F1F1F"/>
          <w:sz w:val="24"/>
          <w:szCs w:val="24"/>
          <w:highlight w:val="white"/>
        </w:rPr>
        <w:t xml:space="preserve">/m² po </w:t>
      </w:r>
      <w:proofErr w:type="spellStart"/>
      <w:r>
        <w:rPr>
          <w:color w:val="1F1F1F"/>
          <w:sz w:val="24"/>
          <w:szCs w:val="24"/>
          <w:highlight w:val="white"/>
        </w:rPr>
        <w:t>ní</w:t>
      </w:r>
      <w:proofErr w:type="spellEnd"/>
      <w:r>
        <w:rPr>
          <w:color w:val="1F1F1F"/>
          <w:sz w:val="24"/>
          <w:szCs w:val="24"/>
          <w:highlight w:val="white"/>
        </w:rPr>
        <w:t>.</w:t>
      </w:r>
      <w:commentRangeEnd w:id="53"/>
      <w:r>
        <w:commentReference w:id="53"/>
      </w:r>
      <w:commentRangeEnd w:id="54"/>
      <w:r w:rsidR="00F8058B">
        <w:rPr>
          <w:rStyle w:val="Odkaznakoment"/>
        </w:rPr>
        <w:commentReference w:id="54"/>
      </w:r>
      <w:r>
        <w:rPr>
          <w:color w:val="1F1F1F"/>
          <w:sz w:val="24"/>
          <w:szCs w:val="24"/>
          <w:highlight w:val="white"/>
        </w:rPr>
        <w:t xml:space="preserve"> K </w:t>
      </w:r>
      <w:proofErr w:type="spellStart"/>
      <w:r>
        <w:rPr>
          <w:color w:val="1F1F1F"/>
          <w:sz w:val="24"/>
          <w:szCs w:val="24"/>
          <w:highlight w:val="white"/>
        </w:rPr>
        <w:t>nájmu</w:t>
      </w:r>
      <w:proofErr w:type="spellEnd"/>
      <w:r>
        <w:rPr>
          <w:color w:val="1F1F1F"/>
          <w:sz w:val="24"/>
          <w:szCs w:val="24"/>
          <w:highlight w:val="white"/>
        </w:rPr>
        <w:t xml:space="preserve"> se </w:t>
      </w:r>
      <w:proofErr w:type="spellStart"/>
      <w:r>
        <w:rPr>
          <w:color w:val="1F1F1F"/>
          <w:sz w:val="24"/>
          <w:szCs w:val="24"/>
          <w:highlight w:val="white"/>
        </w:rPr>
        <w:t>při</w:t>
      </w:r>
      <w:proofErr w:type="spellEnd"/>
      <w:r>
        <w:rPr>
          <w:color w:val="1F1F1F"/>
          <w:sz w:val="24"/>
          <w:szCs w:val="24"/>
          <w:highlight w:val="white"/>
        </w:rPr>
        <w:t xml:space="preserve"> </w:t>
      </w:r>
      <w:proofErr w:type="spellStart"/>
      <w:r>
        <w:rPr>
          <w:color w:val="1F1F1F"/>
          <w:sz w:val="24"/>
          <w:szCs w:val="24"/>
          <w:highlight w:val="white"/>
        </w:rPr>
        <w:t>podpisu</w:t>
      </w:r>
      <w:proofErr w:type="spellEnd"/>
      <w:r>
        <w:rPr>
          <w:color w:val="1F1F1F"/>
          <w:sz w:val="24"/>
          <w:szCs w:val="24"/>
          <w:highlight w:val="white"/>
        </w:rPr>
        <w:t xml:space="preserve"> </w:t>
      </w:r>
      <w:proofErr w:type="spellStart"/>
      <w:r>
        <w:rPr>
          <w:color w:val="1F1F1F"/>
          <w:sz w:val="24"/>
          <w:szCs w:val="24"/>
          <w:highlight w:val="white"/>
        </w:rPr>
        <w:t>smlouvy</w:t>
      </w:r>
      <w:proofErr w:type="spellEnd"/>
      <w:r>
        <w:rPr>
          <w:color w:val="1F1F1F"/>
          <w:sz w:val="24"/>
          <w:szCs w:val="24"/>
          <w:highlight w:val="white"/>
        </w:rPr>
        <w:t xml:space="preserve"> </w:t>
      </w:r>
      <w:proofErr w:type="spellStart"/>
      <w:r>
        <w:rPr>
          <w:color w:val="1F1F1F"/>
          <w:sz w:val="24"/>
          <w:szCs w:val="24"/>
          <w:highlight w:val="white"/>
        </w:rPr>
        <w:t>připojuje</w:t>
      </w:r>
      <w:proofErr w:type="spellEnd"/>
      <w:r>
        <w:rPr>
          <w:color w:val="1F1F1F"/>
          <w:sz w:val="24"/>
          <w:szCs w:val="24"/>
          <w:highlight w:val="white"/>
        </w:rPr>
        <w:t xml:space="preserve"> </w:t>
      </w:r>
      <w:proofErr w:type="spellStart"/>
      <w:r>
        <w:rPr>
          <w:color w:val="1F1F1F"/>
          <w:sz w:val="24"/>
          <w:szCs w:val="24"/>
          <w:highlight w:val="white"/>
        </w:rPr>
        <w:t>ještě</w:t>
      </w:r>
      <w:proofErr w:type="spellEnd"/>
      <w:r>
        <w:rPr>
          <w:color w:val="1F1F1F"/>
          <w:sz w:val="24"/>
          <w:szCs w:val="24"/>
          <w:highlight w:val="white"/>
        </w:rPr>
        <w:t xml:space="preserve"> </w:t>
      </w:r>
      <w:proofErr w:type="spellStart"/>
      <w:r>
        <w:rPr>
          <w:color w:val="1F1F1F"/>
          <w:sz w:val="24"/>
          <w:szCs w:val="24"/>
          <w:highlight w:val="white"/>
        </w:rPr>
        <w:t>jistota</w:t>
      </w:r>
      <w:proofErr w:type="spellEnd"/>
      <w:r>
        <w:rPr>
          <w:color w:val="1F1F1F"/>
          <w:sz w:val="24"/>
          <w:szCs w:val="24"/>
          <w:highlight w:val="white"/>
        </w:rPr>
        <w:t xml:space="preserve"> (</w:t>
      </w:r>
      <w:proofErr w:type="spellStart"/>
      <w:r>
        <w:rPr>
          <w:color w:val="1F1F1F"/>
          <w:sz w:val="24"/>
          <w:szCs w:val="24"/>
          <w:highlight w:val="white"/>
        </w:rPr>
        <w:t>kauce</w:t>
      </w:r>
      <w:proofErr w:type="spellEnd"/>
      <w:r>
        <w:rPr>
          <w:color w:val="1F1F1F"/>
          <w:sz w:val="24"/>
          <w:szCs w:val="24"/>
          <w:highlight w:val="white"/>
        </w:rPr>
        <w:t xml:space="preserve">). </w:t>
      </w:r>
      <w:r>
        <w:rPr>
          <w:color w:val="1F1F1F"/>
          <w:sz w:val="24"/>
          <w:szCs w:val="24"/>
          <w:highlight w:val="yellow"/>
        </w:rPr>
        <w:t>[</w:t>
      </w:r>
      <w:proofErr w:type="spellStart"/>
      <w:r>
        <w:rPr>
          <w:color w:val="1F1F1F"/>
          <w:sz w:val="24"/>
          <w:szCs w:val="24"/>
          <w:highlight w:val="yellow"/>
        </w:rPr>
        <w:t>Doplnit</w:t>
      </w:r>
      <w:proofErr w:type="spellEnd"/>
      <w:r>
        <w:rPr>
          <w:color w:val="1F1F1F"/>
          <w:sz w:val="24"/>
          <w:szCs w:val="24"/>
          <w:highlight w:val="yellow"/>
        </w:rPr>
        <w:t xml:space="preserve">: </w:t>
      </w:r>
      <w:proofErr w:type="spellStart"/>
      <w:r>
        <w:rPr>
          <w:color w:val="1F1F1F"/>
          <w:sz w:val="24"/>
          <w:szCs w:val="24"/>
          <w:highlight w:val="yellow"/>
        </w:rPr>
        <w:t>obvyklá</w:t>
      </w:r>
      <w:proofErr w:type="spellEnd"/>
      <w:r>
        <w:rPr>
          <w:color w:val="1F1F1F"/>
          <w:sz w:val="24"/>
          <w:szCs w:val="24"/>
          <w:highlight w:val="yellow"/>
        </w:rPr>
        <w:t xml:space="preserve"> </w:t>
      </w:r>
      <w:proofErr w:type="spellStart"/>
      <w:r>
        <w:rPr>
          <w:color w:val="1F1F1F"/>
          <w:sz w:val="24"/>
          <w:szCs w:val="24"/>
          <w:highlight w:val="yellow"/>
        </w:rPr>
        <w:t>výše</w:t>
      </w:r>
      <w:proofErr w:type="spellEnd"/>
      <w:r>
        <w:rPr>
          <w:color w:val="1F1F1F"/>
          <w:sz w:val="24"/>
          <w:szCs w:val="24"/>
          <w:highlight w:val="yellow"/>
        </w:rPr>
        <w:t xml:space="preserve"> </w:t>
      </w:r>
      <w:proofErr w:type="spellStart"/>
      <w:r>
        <w:rPr>
          <w:color w:val="1F1F1F"/>
          <w:sz w:val="24"/>
          <w:szCs w:val="24"/>
          <w:highlight w:val="yellow"/>
        </w:rPr>
        <w:t>jistoty</w:t>
      </w:r>
      <w:proofErr w:type="spellEnd"/>
      <w:r>
        <w:rPr>
          <w:color w:val="1F1F1F"/>
          <w:sz w:val="24"/>
          <w:szCs w:val="24"/>
          <w:highlight w:val="yellow"/>
        </w:rPr>
        <w:t xml:space="preserve"> - </w:t>
      </w:r>
      <w:proofErr w:type="spellStart"/>
      <w:r>
        <w:rPr>
          <w:color w:val="1F1F1F"/>
          <w:sz w:val="24"/>
          <w:szCs w:val="24"/>
          <w:highlight w:val="yellow"/>
        </w:rPr>
        <w:t>typicky</w:t>
      </w:r>
      <w:proofErr w:type="spellEnd"/>
      <w:r>
        <w:rPr>
          <w:color w:val="1F1F1F"/>
          <w:sz w:val="24"/>
          <w:szCs w:val="24"/>
          <w:highlight w:val="yellow"/>
        </w:rPr>
        <w:t xml:space="preserve"> </w:t>
      </w:r>
      <w:proofErr w:type="spellStart"/>
      <w:r>
        <w:rPr>
          <w:color w:val="1F1F1F"/>
          <w:sz w:val="24"/>
          <w:szCs w:val="24"/>
          <w:highlight w:val="yellow"/>
        </w:rPr>
        <w:t>stanovena</w:t>
      </w:r>
      <w:proofErr w:type="spellEnd"/>
      <w:r>
        <w:rPr>
          <w:color w:val="1F1F1F"/>
          <w:sz w:val="24"/>
          <w:szCs w:val="24"/>
          <w:highlight w:val="yellow"/>
        </w:rPr>
        <w:t xml:space="preserve"> </w:t>
      </w:r>
      <w:proofErr w:type="spellStart"/>
      <w:r>
        <w:rPr>
          <w:color w:val="1F1F1F"/>
          <w:sz w:val="24"/>
          <w:szCs w:val="24"/>
          <w:highlight w:val="yellow"/>
        </w:rPr>
        <w:t>jako</w:t>
      </w:r>
      <w:proofErr w:type="spellEnd"/>
      <w:r>
        <w:rPr>
          <w:color w:val="1F1F1F"/>
          <w:sz w:val="24"/>
          <w:szCs w:val="24"/>
          <w:highlight w:val="yellow"/>
        </w:rPr>
        <w:t xml:space="preserve"> </w:t>
      </w:r>
      <w:proofErr w:type="spellStart"/>
      <w:r>
        <w:rPr>
          <w:color w:val="1F1F1F"/>
          <w:sz w:val="24"/>
          <w:szCs w:val="24"/>
          <w:highlight w:val="yellow"/>
        </w:rPr>
        <w:t>násobek</w:t>
      </w:r>
      <w:proofErr w:type="spellEnd"/>
      <w:r>
        <w:rPr>
          <w:color w:val="1F1F1F"/>
          <w:sz w:val="24"/>
          <w:szCs w:val="24"/>
          <w:highlight w:val="yellow"/>
        </w:rPr>
        <w:t xml:space="preserve"> </w:t>
      </w:r>
      <w:proofErr w:type="spellStart"/>
      <w:r>
        <w:rPr>
          <w:color w:val="1F1F1F"/>
          <w:sz w:val="24"/>
          <w:szCs w:val="24"/>
          <w:highlight w:val="yellow"/>
        </w:rPr>
        <w:t>měsíčního</w:t>
      </w:r>
      <w:proofErr w:type="spellEnd"/>
      <w:r>
        <w:rPr>
          <w:color w:val="1F1F1F"/>
          <w:sz w:val="24"/>
          <w:szCs w:val="24"/>
          <w:highlight w:val="yellow"/>
        </w:rPr>
        <w:t xml:space="preserve"> </w:t>
      </w:r>
      <w:proofErr w:type="spellStart"/>
      <w:r>
        <w:rPr>
          <w:color w:val="1F1F1F"/>
          <w:sz w:val="24"/>
          <w:szCs w:val="24"/>
          <w:highlight w:val="yellow"/>
        </w:rPr>
        <w:t>nájemného</w:t>
      </w:r>
      <w:proofErr w:type="spellEnd"/>
      <w:r>
        <w:rPr>
          <w:color w:val="1F1F1F"/>
          <w:sz w:val="24"/>
          <w:szCs w:val="24"/>
          <w:highlight w:val="yellow"/>
        </w:rPr>
        <w:t xml:space="preserve">, </w:t>
      </w:r>
      <w:proofErr w:type="spellStart"/>
      <w:r>
        <w:rPr>
          <w:color w:val="1F1F1F"/>
          <w:sz w:val="24"/>
          <w:szCs w:val="24"/>
          <w:highlight w:val="yellow"/>
        </w:rPr>
        <w:t>ověřit</w:t>
      </w:r>
      <w:proofErr w:type="spellEnd"/>
      <w:r>
        <w:rPr>
          <w:color w:val="1F1F1F"/>
          <w:sz w:val="24"/>
          <w:szCs w:val="24"/>
          <w:highlight w:val="yellow"/>
        </w:rPr>
        <w:t xml:space="preserve"> v </w:t>
      </w:r>
      <w:proofErr w:type="spellStart"/>
      <w:r>
        <w:rPr>
          <w:color w:val="1F1F1F"/>
          <w:sz w:val="24"/>
          <w:szCs w:val="24"/>
          <w:highlight w:val="yellow"/>
        </w:rPr>
        <w:t>pravidlech</w:t>
      </w:r>
      <w:proofErr w:type="spellEnd"/>
      <w:r>
        <w:rPr>
          <w:color w:val="1F1F1F"/>
          <w:sz w:val="24"/>
          <w:szCs w:val="24"/>
          <w:highlight w:val="yellow"/>
        </w:rPr>
        <w:t xml:space="preserve"> MČ.]</w:t>
      </w:r>
      <w:commentRangeEnd w:id="52"/>
      <w:r>
        <w:commentReference w:id="52"/>
      </w:r>
      <w:r w:rsidR="00D46422">
        <w:rPr>
          <w:color w:val="1F1F1F"/>
          <w:sz w:val="24"/>
          <w:szCs w:val="24"/>
          <w:highlight w:val="yellow"/>
        </w:rPr>
        <w:t xml:space="preserve">[Sami </w:t>
      </w:r>
      <w:proofErr w:type="spellStart"/>
      <w:proofErr w:type="gramStart"/>
      <w:r w:rsidR="00D46422">
        <w:rPr>
          <w:color w:val="1F1F1F"/>
          <w:sz w:val="24"/>
          <w:szCs w:val="24"/>
          <w:highlight w:val="yellow"/>
        </w:rPr>
        <w:t>nemáme</w:t>
      </w:r>
      <w:proofErr w:type="spellEnd"/>
      <w:r w:rsidR="00D46422">
        <w:rPr>
          <w:color w:val="1F1F1F"/>
          <w:sz w:val="24"/>
          <w:szCs w:val="24"/>
          <w:highlight w:val="yellow"/>
        </w:rPr>
        <w:t xml:space="preserve">  </w:t>
      </w:r>
      <w:proofErr w:type="spellStart"/>
      <w:r w:rsidR="00D46422">
        <w:rPr>
          <w:color w:val="1F1F1F"/>
          <w:sz w:val="24"/>
          <w:szCs w:val="24"/>
          <w:highlight w:val="yellow"/>
        </w:rPr>
        <w:t>zjištěno</w:t>
      </w:r>
      <w:proofErr w:type="spellEnd"/>
      <w:proofErr w:type="gramEnd"/>
      <w:r w:rsidR="00D46422">
        <w:rPr>
          <w:color w:val="1F1F1F"/>
          <w:sz w:val="24"/>
          <w:szCs w:val="24"/>
          <w:highlight w:val="yellow"/>
        </w:rPr>
        <w:t xml:space="preserve">, ale </w:t>
      </w:r>
      <w:proofErr w:type="spellStart"/>
      <w:r w:rsidR="00400D0C">
        <w:rPr>
          <w:color w:val="1F1F1F"/>
          <w:sz w:val="24"/>
          <w:szCs w:val="24"/>
          <w:highlight w:val="yellow"/>
        </w:rPr>
        <w:t>kauce</w:t>
      </w:r>
      <w:proofErr w:type="spellEnd"/>
      <w:r w:rsidR="00400D0C">
        <w:rPr>
          <w:color w:val="1F1F1F"/>
          <w:sz w:val="24"/>
          <w:szCs w:val="24"/>
          <w:highlight w:val="yellow"/>
        </w:rPr>
        <w:t xml:space="preserve"> je </w:t>
      </w:r>
      <w:proofErr w:type="spellStart"/>
      <w:r w:rsidR="00400D0C">
        <w:rPr>
          <w:color w:val="1F1F1F"/>
          <w:sz w:val="24"/>
          <w:szCs w:val="24"/>
          <w:highlight w:val="yellow"/>
        </w:rPr>
        <w:t>zákonná</w:t>
      </w:r>
      <w:proofErr w:type="spellEnd"/>
      <w:r w:rsidR="00400D0C">
        <w:rPr>
          <w:color w:val="1F1F1F"/>
          <w:sz w:val="24"/>
          <w:szCs w:val="24"/>
          <w:highlight w:val="yellow"/>
        </w:rPr>
        <w:t xml:space="preserve">, 1-3 </w:t>
      </w:r>
      <w:proofErr w:type="spellStart"/>
      <w:r w:rsidR="00400D0C">
        <w:rPr>
          <w:color w:val="1F1F1F"/>
          <w:sz w:val="24"/>
          <w:szCs w:val="24"/>
          <w:highlight w:val="yellow"/>
        </w:rPr>
        <w:t>čisté</w:t>
      </w:r>
      <w:proofErr w:type="spellEnd"/>
      <w:r w:rsidR="00400D0C">
        <w:rPr>
          <w:color w:val="1F1F1F"/>
          <w:sz w:val="24"/>
          <w:szCs w:val="24"/>
          <w:highlight w:val="yellow"/>
        </w:rPr>
        <w:t xml:space="preserve"> </w:t>
      </w:r>
      <w:proofErr w:type="spellStart"/>
      <w:r w:rsidR="00400D0C">
        <w:rPr>
          <w:color w:val="1F1F1F"/>
          <w:sz w:val="24"/>
          <w:szCs w:val="24"/>
          <w:highlight w:val="yellow"/>
        </w:rPr>
        <w:t>nájmy</w:t>
      </w:r>
      <w:proofErr w:type="spellEnd"/>
      <w:r w:rsidR="00400D0C">
        <w:rPr>
          <w:color w:val="1F1F1F"/>
          <w:sz w:val="24"/>
          <w:szCs w:val="24"/>
          <w:highlight w:val="yellow"/>
        </w:rPr>
        <w:t xml:space="preserve"> bez </w:t>
      </w:r>
      <w:proofErr w:type="spellStart"/>
      <w:r w:rsidR="00400D0C">
        <w:rPr>
          <w:color w:val="1F1F1F"/>
          <w:sz w:val="24"/>
          <w:szCs w:val="24"/>
          <w:highlight w:val="yellow"/>
        </w:rPr>
        <w:t>služeb</w:t>
      </w:r>
      <w:proofErr w:type="spellEnd"/>
      <w:r w:rsidR="00400D0C">
        <w:rPr>
          <w:color w:val="1F1F1F"/>
          <w:sz w:val="24"/>
          <w:szCs w:val="24"/>
          <w:highlight w:val="yellow"/>
        </w:rPr>
        <w:t xml:space="preserve">. Služby </w:t>
      </w:r>
      <w:proofErr w:type="spellStart"/>
      <w:r w:rsidR="00400D0C">
        <w:rPr>
          <w:color w:val="1F1F1F"/>
          <w:sz w:val="24"/>
          <w:szCs w:val="24"/>
          <w:highlight w:val="yellow"/>
        </w:rPr>
        <w:t>jsou</w:t>
      </w:r>
      <w:proofErr w:type="spellEnd"/>
      <w:r w:rsidR="00400D0C">
        <w:rPr>
          <w:color w:val="1F1F1F"/>
          <w:sz w:val="24"/>
          <w:szCs w:val="24"/>
          <w:highlight w:val="yellow"/>
        </w:rPr>
        <w:t xml:space="preserve"> </w:t>
      </w:r>
      <w:proofErr w:type="spellStart"/>
      <w:r w:rsidR="00400D0C">
        <w:rPr>
          <w:color w:val="1F1F1F"/>
          <w:sz w:val="24"/>
          <w:szCs w:val="24"/>
          <w:highlight w:val="yellow"/>
        </w:rPr>
        <w:t>předem</w:t>
      </w:r>
      <w:proofErr w:type="spellEnd"/>
      <w:r w:rsidR="00400D0C">
        <w:rPr>
          <w:color w:val="1F1F1F"/>
          <w:sz w:val="24"/>
          <w:szCs w:val="24"/>
          <w:highlight w:val="yellow"/>
        </w:rPr>
        <w:t xml:space="preserve"> </w:t>
      </w:r>
      <w:proofErr w:type="spellStart"/>
      <w:r w:rsidR="00400D0C">
        <w:rPr>
          <w:color w:val="1F1F1F"/>
          <w:sz w:val="24"/>
          <w:szCs w:val="24"/>
          <w:highlight w:val="yellow"/>
        </w:rPr>
        <w:t>stanoveny</w:t>
      </w:r>
      <w:proofErr w:type="spellEnd"/>
      <w:r w:rsidR="00400D0C">
        <w:rPr>
          <w:color w:val="1F1F1F"/>
          <w:sz w:val="24"/>
          <w:szCs w:val="24"/>
          <w:highlight w:val="yellow"/>
        </w:rPr>
        <w:t xml:space="preserve"> </w:t>
      </w:r>
      <w:proofErr w:type="spellStart"/>
      <w:r w:rsidR="00400D0C">
        <w:rPr>
          <w:color w:val="1F1F1F"/>
          <w:sz w:val="24"/>
          <w:szCs w:val="24"/>
          <w:highlight w:val="yellow"/>
        </w:rPr>
        <w:t>podle</w:t>
      </w:r>
      <w:proofErr w:type="spellEnd"/>
      <w:r w:rsidR="00400D0C">
        <w:rPr>
          <w:color w:val="1F1F1F"/>
          <w:sz w:val="24"/>
          <w:szCs w:val="24"/>
          <w:highlight w:val="yellow"/>
        </w:rPr>
        <w:t xml:space="preserve"> </w:t>
      </w:r>
      <w:proofErr w:type="spellStart"/>
      <w:r w:rsidR="00400D0C">
        <w:rPr>
          <w:color w:val="1F1F1F"/>
          <w:sz w:val="24"/>
          <w:szCs w:val="24"/>
          <w:highlight w:val="yellow"/>
        </w:rPr>
        <w:t>počtu</w:t>
      </w:r>
      <w:proofErr w:type="spellEnd"/>
      <w:r w:rsidR="00400D0C">
        <w:rPr>
          <w:color w:val="1F1F1F"/>
          <w:sz w:val="24"/>
          <w:szCs w:val="24"/>
          <w:highlight w:val="yellow"/>
        </w:rPr>
        <w:t xml:space="preserve"> </w:t>
      </w:r>
      <w:proofErr w:type="spellStart"/>
      <w:r w:rsidR="00400D0C">
        <w:rPr>
          <w:color w:val="1F1F1F"/>
          <w:sz w:val="24"/>
          <w:szCs w:val="24"/>
          <w:highlight w:val="yellow"/>
        </w:rPr>
        <w:t>zaevidovaných</w:t>
      </w:r>
      <w:proofErr w:type="spellEnd"/>
      <w:r w:rsidR="00400D0C">
        <w:rPr>
          <w:color w:val="1F1F1F"/>
          <w:sz w:val="24"/>
          <w:szCs w:val="24"/>
          <w:highlight w:val="yellow"/>
        </w:rPr>
        <w:t xml:space="preserve"> </w:t>
      </w:r>
      <w:proofErr w:type="spellStart"/>
      <w:r w:rsidR="00400D0C">
        <w:rPr>
          <w:color w:val="1F1F1F"/>
          <w:sz w:val="24"/>
          <w:szCs w:val="24"/>
          <w:highlight w:val="yellow"/>
        </w:rPr>
        <w:t>osob</w:t>
      </w:r>
      <w:proofErr w:type="spellEnd"/>
      <w:r w:rsidR="00400D0C">
        <w:rPr>
          <w:color w:val="1F1F1F"/>
          <w:sz w:val="24"/>
          <w:szCs w:val="24"/>
          <w:highlight w:val="yellow"/>
        </w:rPr>
        <w:t xml:space="preserve"> a </w:t>
      </w:r>
      <w:proofErr w:type="spellStart"/>
      <w:r w:rsidR="00400D0C">
        <w:rPr>
          <w:color w:val="1F1F1F"/>
          <w:sz w:val="24"/>
          <w:szCs w:val="24"/>
          <w:highlight w:val="yellow"/>
        </w:rPr>
        <w:t>smlouvu</w:t>
      </w:r>
      <w:proofErr w:type="spellEnd"/>
      <w:r w:rsidR="00400D0C">
        <w:rPr>
          <w:color w:val="1F1F1F"/>
          <w:sz w:val="24"/>
          <w:szCs w:val="24"/>
          <w:highlight w:val="yellow"/>
        </w:rPr>
        <w:t xml:space="preserve"> s </w:t>
      </w:r>
      <w:proofErr w:type="spellStart"/>
      <w:r w:rsidR="00400D0C">
        <w:rPr>
          <w:color w:val="1F1F1F"/>
          <w:sz w:val="24"/>
          <w:szCs w:val="24"/>
          <w:highlight w:val="yellow"/>
        </w:rPr>
        <w:t>dodavateli</w:t>
      </w:r>
      <w:proofErr w:type="spellEnd"/>
      <w:r w:rsidR="00400D0C">
        <w:rPr>
          <w:color w:val="1F1F1F"/>
          <w:sz w:val="24"/>
          <w:szCs w:val="24"/>
          <w:highlight w:val="yellow"/>
        </w:rPr>
        <w:t xml:space="preserve"> </w:t>
      </w:r>
      <w:proofErr w:type="spellStart"/>
      <w:r w:rsidR="00400D0C">
        <w:rPr>
          <w:color w:val="1F1F1F"/>
          <w:sz w:val="24"/>
          <w:szCs w:val="24"/>
          <w:highlight w:val="yellow"/>
        </w:rPr>
        <w:t>energií</w:t>
      </w:r>
      <w:proofErr w:type="spellEnd"/>
      <w:r w:rsidR="00400D0C">
        <w:rPr>
          <w:color w:val="1F1F1F"/>
          <w:sz w:val="24"/>
          <w:szCs w:val="24"/>
          <w:highlight w:val="yellow"/>
        </w:rPr>
        <w:t xml:space="preserve"> </w:t>
      </w:r>
      <w:proofErr w:type="spellStart"/>
      <w:r w:rsidR="00400D0C">
        <w:rPr>
          <w:color w:val="1F1F1F"/>
          <w:sz w:val="24"/>
          <w:szCs w:val="24"/>
          <w:highlight w:val="yellow"/>
        </w:rPr>
        <w:t>uzavírá</w:t>
      </w:r>
      <w:proofErr w:type="spellEnd"/>
      <w:r w:rsidR="00400D0C">
        <w:rPr>
          <w:color w:val="1F1F1F"/>
          <w:sz w:val="24"/>
          <w:szCs w:val="24"/>
          <w:highlight w:val="yellow"/>
        </w:rPr>
        <w:t xml:space="preserve"> </w:t>
      </w:r>
      <w:proofErr w:type="spellStart"/>
      <w:r w:rsidR="00400D0C">
        <w:rPr>
          <w:color w:val="1F1F1F"/>
          <w:sz w:val="24"/>
          <w:szCs w:val="24"/>
          <w:highlight w:val="yellow"/>
        </w:rPr>
        <w:t>nájemce</w:t>
      </w:r>
      <w:proofErr w:type="spellEnd"/>
      <w:r w:rsidR="00400D0C">
        <w:rPr>
          <w:color w:val="1F1F1F"/>
          <w:sz w:val="24"/>
          <w:szCs w:val="24"/>
          <w:highlight w:val="yellow"/>
        </w:rPr>
        <w:t xml:space="preserve"> </w:t>
      </w:r>
      <w:proofErr w:type="spellStart"/>
      <w:r w:rsidR="00400D0C">
        <w:rPr>
          <w:color w:val="1F1F1F"/>
          <w:sz w:val="24"/>
          <w:szCs w:val="24"/>
          <w:highlight w:val="yellow"/>
        </w:rPr>
        <w:t>sám</w:t>
      </w:r>
      <w:proofErr w:type="spellEnd"/>
      <w:r w:rsidR="00400D0C">
        <w:rPr>
          <w:color w:val="1F1F1F"/>
          <w:sz w:val="24"/>
          <w:szCs w:val="24"/>
          <w:highlight w:val="yellow"/>
        </w:rPr>
        <w:t>.</w:t>
      </w:r>
      <w:r w:rsidR="00D46422">
        <w:rPr>
          <w:color w:val="1F1F1F"/>
          <w:sz w:val="24"/>
          <w:szCs w:val="24"/>
          <w:highlight w:val="yellow"/>
        </w:rPr>
        <w:t>]</w:t>
      </w:r>
    </w:p>
    <w:p w14:paraId="74C3AF0E" w14:textId="77777777" w:rsidR="00F35B07" w:rsidRDefault="00000000">
      <w:pPr>
        <w:spacing w:before="240" w:after="240"/>
        <w:rPr>
          <w:color w:val="1F1F1F"/>
          <w:sz w:val="24"/>
          <w:szCs w:val="24"/>
          <w:highlight w:val="white"/>
        </w:rPr>
      </w:pPr>
      <w:r>
        <w:rPr>
          <w:b/>
          <w:bCs/>
          <w:color w:val="1F1F1F"/>
          <w:sz w:val="24"/>
          <w:szCs w:val="24"/>
          <w:highlight w:val="white"/>
        </w:rPr>
        <w:t xml:space="preserve">Jak </w:t>
      </w:r>
      <w:proofErr w:type="spellStart"/>
      <w:r>
        <w:rPr>
          <w:b/>
          <w:bCs/>
          <w:color w:val="1F1F1F"/>
          <w:sz w:val="24"/>
          <w:szCs w:val="24"/>
          <w:highlight w:val="white"/>
        </w:rPr>
        <w:t>dlouho</w:t>
      </w:r>
      <w:proofErr w:type="spellEnd"/>
      <w:r>
        <w:rPr>
          <w:b/>
          <w:bCs/>
          <w:color w:val="1F1F1F"/>
          <w:sz w:val="24"/>
          <w:szCs w:val="24"/>
          <w:highlight w:val="white"/>
        </w:rPr>
        <w:t xml:space="preserve"> </w:t>
      </w:r>
      <w:proofErr w:type="spellStart"/>
      <w:r>
        <w:rPr>
          <w:b/>
          <w:bCs/>
          <w:color w:val="1F1F1F"/>
          <w:sz w:val="24"/>
          <w:szCs w:val="24"/>
          <w:highlight w:val="white"/>
        </w:rPr>
        <w:t>budu</w:t>
      </w:r>
      <w:proofErr w:type="spellEnd"/>
      <w:r>
        <w:rPr>
          <w:b/>
          <w:bCs/>
          <w:color w:val="1F1F1F"/>
          <w:sz w:val="24"/>
          <w:szCs w:val="24"/>
          <w:highlight w:val="white"/>
        </w:rPr>
        <w:t xml:space="preserve"> </w:t>
      </w:r>
      <w:proofErr w:type="spellStart"/>
      <w:r>
        <w:rPr>
          <w:b/>
          <w:bCs/>
          <w:color w:val="1F1F1F"/>
          <w:sz w:val="24"/>
          <w:szCs w:val="24"/>
          <w:highlight w:val="white"/>
        </w:rPr>
        <w:t>čekat</w:t>
      </w:r>
      <w:proofErr w:type="spellEnd"/>
      <w:r>
        <w:rPr>
          <w:b/>
          <w:bCs/>
          <w:color w:val="1F1F1F"/>
          <w:sz w:val="24"/>
          <w:szCs w:val="24"/>
          <w:highlight w:val="white"/>
        </w:rPr>
        <w:t>?</w:t>
      </w:r>
      <w:r>
        <w:rPr>
          <w:color w:val="1F1F1F"/>
          <w:sz w:val="24"/>
          <w:szCs w:val="24"/>
          <w:highlight w:val="white"/>
        </w:rPr>
        <w:t xml:space="preserve"> </w:t>
      </w:r>
    </w:p>
    <w:p w14:paraId="121F9776" w14:textId="5685FC1A" w:rsidR="00F35B07" w:rsidRDefault="00000000">
      <w:pPr>
        <w:spacing w:before="240" w:after="240"/>
        <w:rPr>
          <w:color w:val="1F1F1F"/>
          <w:sz w:val="24"/>
          <w:szCs w:val="24"/>
          <w:highlight w:val="yellow"/>
        </w:rPr>
      </w:pPr>
      <w:proofErr w:type="spellStart"/>
      <w:r>
        <w:rPr>
          <w:color w:val="1F1F1F"/>
          <w:sz w:val="24"/>
          <w:szCs w:val="24"/>
          <w:highlight w:val="white"/>
        </w:rPr>
        <w:t>Podle</w:t>
      </w:r>
      <w:proofErr w:type="spellEnd"/>
      <w:r>
        <w:rPr>
          <w:color w:val="1F1F1F"/>
          <w:sz w:val="24"/>
          <w:szCs w:val="24"/>
          <w:highlight w:val="white"/>
        </w:rPr>
        <w:t xml:space="preserve"> města </w:t>
      </w:r>
      <w:proofErr w:type="spellStart"/>
      <w:r>
        <w:rPr>
          <w:color w:val="1F1F1F"/>
          <w:sz w:val="24"/>
          <w:szCs w:val="24"/>
          <w:highlight w:val="white"/>
        </w:rPr>
        <w:t>řádově</w:t>
      </w:r>
      <w:proofErr w:type="spellEnd"/>
      <w:r>
        <w:rPr>
          <w:color w:val="1F1F1F"/>
          <w:sz w:val="24"/>
          <w:szCs w:val="24"/>
          <w:highlight w:val="white"/>
        </w:rPr>
        <w:t xml:space="preserve"> </w:t>
      </w:r>
      <w:proofErr w:type="spellStart"/>
      <w:r>
        <w:rPr>
          <w:color w:val="1F1F1F"/>
          <w:sz w:val="24"/>
          <w:szCs w:val="24"/>
          <w:highlight w:val="white"/>
        </w:rPr>
        <w:t>několik</w:t>
      </w:r>
      <w:proofErr w:type="spellEnd"/>
      <w:r>
        <w:rPr>
          <w:color w:val="1F1F1F"/>
          <w:sz w:val="24"/>
          <w:szCs w:val="24"/>
          <w:highlight w:val="white"/>
        </w:rPr>
        <w:t xml:space="preserve"> </w:t>
      </w:r>
      <w:proofErr w:type="spellStart"/>
      <w:r>
        <w:rPr>
          <w:color w:val="1F1F1F"/>
          <w:sz w:val="24"/>
          <w:szCs w:val="24"/>
          <w:highlight w:val="white"/>
        </w:rPr>
        <w:t>měsíců</w:t>
      </w:r>
      <w:proofErr w:type="spellEnd"/>
      <w:r>
        <w:rPr>
          <w:color w:val="1F1F1F"/>
          <w:sz w:val="24"/>
          <w:szCs w:val="24"/>
          <w:highlight w:val="white"/>
        </w:rPr>
        <w:t xml:space="preserve"> </w:t>
      </w:r>
      <w:proofErr w:type="spellStart"/>
      <w:r>
        <w:rPr>
          <w:color w:val="1F1F1F"/>
          <w:sz w:val="24"/>
          <w:szCs w:val="24"/>
          <w:highlight w:val="white"/>
        </w:rPr>
        <w:t>až</w:t>
      </w:r>
      <w:proofErr w:type="spellEnd"/>
      <w:r>
        <w:rPr>
          <w:color w:val="1F1F1F"/>
          <w:sz w:val="24"/>
          <w:szCs w:val="24"/>
          <w:highlight w:val="white"/>
        </w:rPr>
        <w:t xml:space="preserve"> </w:t>
      </w:r>
      <w:proofErr w:type="spellStart"/>
      <w:r>
        <w:rPr>
          <w:color w:val="1F1F1F"/>
          <w:sz w:val="24"/>
          <w:szCs w:val="24"/>
          <w:highlight w:val="white"/>
        </w:rPr>
        <w:t>několik</w:t>
      </w:r>
      <w:proofErr w:type="spellEnd"/>
      <w:r>
        <w:rPr>
          <w:color w:val="1F1F1F"/>
          <w:sz w:val="24"/>
          <w:szCs w:val="24"/>
          <w:highlight w:val="white"/>
        </w:rPr>
        <w:t xml:space="preserve"> let, v </w:t>
      </w:r>
      <w:proofErr w:type="spellStart"/>
      <w:r>
        <w:rPr>
          <w:color w:val="1F1F1F"/>
          <w:sz w:val="24"/>
          <w:szCs w:val="24"/>
          <w:highlight w:val="white"/>
        </w:rPr>
        <w:t>závislosti</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zvolené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a </w:t>
      </w:r>
      <w:proofErr w:type="spellStart"/>
      <w:r>
        <w:rPr>
          <w:color w:val="1F1F1F"/>
          <w:sz w:val="24"/>
          <w:szCs w:val="24"/>
          <w:highlight w:val="white"/>
        </w:rPr>
        <w:t>vaší</w:t>
      </w:r>
      <w:proofErr w:type="spellEnd"/>
      <w:r>
        <w:rPr>
          <w:color w:val="1F1F1F"/>
          <w:sz w:val="24"/>
          <w:szCs w:val="24"/>
          <w:highlight w:val="white"/>
        </w:rPr>
        <w:t xml:space="preserve"> </w:t>
      </w:r>
      <w:proofErr w:type="spellStart"/>
      <w:r>
        <w:rPr>
          <w:color w:val="1F1F1F"/>
          <w:sz w:val="24"/>
          <w:szCs w:val="24"/>
          <w:highlight w:val="white"/>
        </w:rPr>
        <w:t>situaci</w:t>
      </w:r>
      <w:proofErr w:type="spellEnd"/>
      <w:r>
        <w:rPr>
          <w:color w:val="1F1F1F"/>
          <w:sz w:val="24"/>
          <w:szCs w:val="24"/>
          <w:highlight w:val="white"/>
        </w:rPr>
        <w:t xml:space="preserve">. </w:t>
      </w:r>
      <w:proofErr w:type="spellStart"/>
      <w:r>
        <w:rPr>
          <w:color w:val="1F1F1F"/>
          <w:sz w:val="24"/>
          <w:szCs w:val="24"/>
          <w:highlight w:val="white"/>
        </w:rPr>
        <w:t>Méně</w:t>
      </w:r>
      <w:proofErr w:type="spellEnd"/>
      <w:r>
        <w:rPr>
          <w:color w:val="1F1F1F"/>
          <w:sz w:val="24"/>
          <w:szCs w:val="24"/>
          <w:highlight w:val="white"/>
        </w:rPr>
        <w:t xml:space="preserve"> </w:t>
      </w:r>
      <w:proofErr w:type="spellStart"/>
      <w:r>
        <w:rPr>
          <w:color w:val="1F1F1F"/>
          <w:sz w:val="24"/>
          <w:szCs w:val="24"/>
          <w:highlight w:val="white"/>
        </w:rPr>
        <w:t>atraktivní</w:t>
      </w:r>
      <w:proofErr w:type="spellEnd"/>
      <w:r>
        <w:rPr>
          <w:color w:val="1F1F1F"/>
          <w:sz w:val="24"/>
          <w:szCs w:val="24"/>
          <w:highlight w:val="white"/>
        </w:rPr>
        <w:t xml:space="preserve"> </w:t>
      </w:r>
      <w:proofErr w:type="spellStart"/>
      <w:r>
        <w:rPr>
          <w:color w:val="1F1F1F"/>
          <w:sz w:val="24"/>
          <w:szCs w:val="24"/>
          <w:highlight w:val="white"/>
        </w:rPr>
        <w:t>lokalita</w:t>
      </w:r>
      <w:proofErr w:type="spellEnd"/>
      <w:r>
        <w:rPr>
          <w:color w:val="1F1F1F"/>
          <w:sz w:val="24"/>
          <w:szCs w:val="24"/>
          <w:highlight w:val="white"/>
        </w:rPr>
        <w:t xml:space="preserve"> a </w:t>
      </w:r>
      <w:proofErr w:type="spellStart"/>
      <w:r>
        <w:rPr>
          <w:color w:val="1F1F1F"/>
          <w:sz w:val="24"/>
          <w:szCs w:val="24"/>
          <w:highlight w:val="white"/>
        </w:rPr>
        <w:t>menší</w:t>
      </w:r>
      <w:proofErr w:type="spellEnd"/>
      <w:r>
        <w:rPr>
          <w:color w:val="1F1F1F"/>
          <w:sz w:val="24"/>
          <w:szCs w:val="24"/>
          <w:highlight w:val="white"/>
        </w:rPr>
        <w:t xml:space="preserve"> </w:t>
      </w:r>
      <w:proofErr w:type="spellStart"/>
      <w:r>
        <w:rPr>
          <w:color w:val="1F1F1F"/>
          <w:sz w:val="24"/>
          <w:szCs w:val="24"/>
          <w:highlight w:val="white"/>
        </w:rPr>
        <w:t>byt</w:t>
      </w:r>
      <w:proofErr w:type="spellEnd"/>
      <w:r>
        <w:rPr>
          <w:color w:val="1F1F1F"/>
          <w:sz w:val="24"/>
          <w:szCs w:val="24"/>
          <w:highlight w:val="white"/>
        </w:rPr>
        <w:t xml:space="preserve"> </w:t>
      </w:r>
      <w:proofErr w:type="spellStart"/>
      <w:r>
        <w:rPr>
          <w:color w:val="1F1F1F"/>
          <w:sz w:val="24"/>
          <w:szCs w:val="24"/>
          <w:highlight w:val="white"/>
        </w:rPr>
        <w:t>čekání</w:t>
      </w:r>
      <w:proofErr w:type="spellEnd"/>
      <w:r>
        <w:rPr>
          <w:color w:val="1F1F1F"/>
          <w:sz w:val="24"/>
          <w:szCs w:val="24"/>
          <w:highlight w:val="white"/>
        </w:rPr>
        <w:t xml:space="preserve"> </w:t>
      </w:r>
      <w:proofErr w:type="spellStart"/>
      <w:r>
        <w:rPr>
          <w:color w:val="1F1F1F"/>
          <w:sz w:val="24"/>
          <w:szCs w:val="24"/>
          <w:highlight w:val="white"/>
        </w:rPr>
        <w:t>výrazně</w:t>
      </w:r>
      <w:proofErr w:type="spellEnd"/>
      <w:r>
        <w:rPr>
          <w:color w:val="1F1F1F"/>
          <w:sz w:val="24"/>
          <w:szCs w:val="24"/>
          <w:highlight w:val="white"/>
        </w:rPr>
        <w:t xml:space="preserve"> </w:t>
      </w:r>
      <w:proofErr w:type="spellStart"/>
      <w:r>
        <w:rPr>
          <w:color w:val="1F1F1F"/>
          <w:sz w:val="24"/>
          <w:szCs w:val="24"/>
          <w:highlight w:val="white"/>
        </w:rPr>
        <w:t>zkracují</w:t>
      </w:r>
      <w:proofErr w:type="spellEnd"/>
      <w:r>
        <w:rPr>
          <w:color w:val="1F1F1F"/>
          <w:sz w:val="24"/>
          <w:szCs w:val="24"/>
          <w:highlight w:val="white"/>
        </w:rPr>
        <w:t xml:space="preserve">. </w:t>
      </w:r>
      <w:r>
        <w:rPr>
          <w:color w:val="1F1F1F"/>
          <w:sz w:val="24"/>
          <w:szCs w:val="24"/>
          <w:highlight w:val="yellow"/>
        </w:rPr>
        <w:t>[</w:t>
      </w:r>
      <w:proofErr w:type="spellStart"/>
      <w:r>
        <w:rPr>
          <w:color w:val="1F1F1F"/>
          <w:sz w:val="24"/>
          <w:szCs w:val="24"/>
          <w:highlight w:val="yellow"/>
        </w:rPr>
        <w:t>Doplnit</w:t>
      </w:r>
      <w:proofErr w:type="spellEnd"/>
      <w:r>
        <w:rPr>
          <w:color w:val="1F1F1F"/>
          <w:sz w:val="24"/>
          <w:szCs w:val="24"/>
          <w:highlight w:val="yellow"/>
        </w:rPr>
        <w:t xml:space="preserve">: </w:t>
      </w:r>
      <w:proofErr w:type="spellStart"/>
      <w:r>
        <w:rPr>
          <w:color w:val="1F1F1F"/>
          <w:sz w:val="24"/>
          <w:szCs w:val="24"/>
          <w:highlight w:val="yellow"/>
        </w:rPr>
        <w:t>konkrétní</w:t>
      </w:r>
      <w:proofErr w:type="spellEnd"/>
      <w:r>
        <w:rPr>
          <w:color w:val="1F1F1F"/>
          <w:sz w:val="24"/>
          <w:szCs w:val="24"/>
          <w:highlight w:val="yellow"/>
        </w:rPr>
        <w:t xml:space="preserve"> </w:t>
      </w:r>
      <w:proofErr w:type="spellStart"/>
      <w:r>
        <w:rPr>
          <w:color w:val="1F1F1F"/>
          <w:sz w:val="24"/>
          <w:szCs w:val="24"/>
          <w:highlight w:val="yellow"/>
        </w:rPr>
        <w:t>zkušenosti</w:t>
      </w:r>
      <w:proofErr w:type="spellEnd"/>
      <w:r>
        <w:rPr>
          <w:color w:val="1F1F1F"/>
          <w:sz w:val="24"/>
          <w:szCs w:val="24"/>
          <w:highlight w:val="yellow"/>
        </w:rPr>
        <w:t xml:space="preserve"> s </w:t>
      </w:r>
      <w:proofErr w:type="spellStart"/>
      <w:r>
        <w:rPr>
          <w:color w:val="1F1F1F"/>
          <w:sz w:val="24"/>
          <w:szCs w:val="24"/>
          <w:highlight w:val="yellow"/>
        </w:rPr>
        <w:t>čekací</w:t>
      </w:r>
      <w:proofErr w:type="spellEnd"/>
      <w:r>
        <w:rPr>
          <w:color w:val="1F1F1F"/>
          <w:sz w:val="24"/>
          <w:szCs w:val="24"/>
          <w:highlight w:val="yellow"/>
        </w:rPr>
        <w:t xml:space="preserve"> </w:t>
      </w:r>
      <w:proofErr w:type="spellStart"/>
      <w:r>
        <w:rPr>
          <w:color w:val="1F1F1F"/>
          <w:sz w:val="24"/>
          <w:szCs w:val="24"/>
          <w:highlight w:val="yellow"/>
        </w:rPr>
        <w:t>dobou</w:t>
      </w:r>
      <w:proofErr w:type="spellEnd"/>
      <w:r>
        <w:rPr>
          <w:color w:val="1F1F1F"/>
          <w:sz w:val="24"/>
          <w:szCs w:val="24"/>
          <w:highlight w:val="yellow"/>
        </w:rPr>
        <w:t xml:space="preserve"> z </w:t>
      </w:r>
      <w:proofErr w:type="spellStart"/>
      <w:r>
        <w:rPr>
          <w:color w:val="1F1F1F"/>
          <w:sz w:val="24"/>
          <w:szCs w:val="24"/>
          <w:highlight w:val="yellow"/>
        </w:rPr>
        <w:t>městských</w:t>
      </w:r>
      <w:proofErr w:type="spellEnd"/>
      <w:r>
        <w:rPr>
          <w:color w:val="1F1F1F"/>
          <w:sz w:val="24"/>
          <w:szCs w:val="24"/>
          <w:highlight w:val="yellow"/>
        </w:rPr>
        <w:t xml:space="preserve"> </w:t>
      </w:r>
      <w:proofErr w:type="spellStart"/>
      <w:r>
        <w:rPr>
          <w:color w:val="1F1F1F"/>
          <w:sz w:val="24"/>
          <w:szCs w:val="24"/>
          <w:highlight w:val="yellow"/>
        </w:rPr>
        <w:t>částí</w:t>
      </w:r>
      <w:proofErr w:type="spellEnd"/>
      <w:r>
        <w:rPr>
          <w:color w:val="1F1F1F"/>
          <w:sz w:val="24"/>
          <w:szCs w:val="24"/>
          <w:highlight w:val="yellow"/>
        </w:rPr>
        <w:t xml:space="preserve">, </w:t>
      </w:r>
      <w:proofErr w:type="spellStart"/>
      <w:r>
        <w:rPr>
          <w:color w:val="1F1F1F"/>
          <w:sz w:val="24"/>
          <w:szCs w:val="24"/>
          <w:highlight w:val="yellow"/>
        </w:rPr>
        <w:t>kde</w:t>
      </w:r>
      <w:proofErr w:type="spellEnd"/>
      <w:r>
        <w:rPr>
          <w:color w:val="1F1F1F"/>
          <w:sz w:val="24"/>
          <w:szCs w:val="24"/>
          <w:highlight w:val="yellow"/>
        </w:rPr>
        <w:t xml:space="preserve"> </w:t>
      </w:r>
      <w:proofErr w:type="spellStart"/>
      <w:r>
        <w:rPr>
          <w:color w:val="1F1F1F"/>
          <w:sz w:val="24"/>
          <w:szCs w:val="24"/>
          <w:highlight w:val="yellow"/>
        </w:rPr>
        <w:t>máme</w:t>
      </w:r>
      <w:proofErr w:type="spellEnd"/>
      <w:r>
        <w:rPr>
          <w:color w:val="1F1F1F"/>
          <w:sz w:val="24"/>
          <w:szCs w:val="24"/>
          <w:highlight w:val="yellow"/>
        </w:rPr>
        <w:t xml:space="preserve"> </w:t>
      </w:r>
      <w:proofErr w:type="spellStart"/>
      <w:r>
        <w:rPr>
          <w:color w:val="1F1F1F"/>
          <w:sz w:val="24"/>
          <w:szCs w:val="24"/>
          <w:highlight w:val="yellow"/>
        </w:rPr>
        <w:t>zastoupení</w:t>
      </w:r>
      <w:proofErr w:type="spellEnd"/>
      <w:r>
        <w:rPr>
          <w:color w:val="1F1F1F"/>
          <w:sz w:val="24"/>
          <w:szCs w:val="24"/>
          <w:highlight w:val="yellow"/>
        </w:rPr>
        <w:t xml:space="preserve"> - </w:t>
      </w:r>
      <w:proofErr w:type="spellStart"/>
      <w:r>
        <w:rPr>
          <w:color w:val="1F1F1F"/>
          <w:sz w:val="24"/>
          <w:szCs w:val="24"/>
          <w:highlight w:val="yellow"/>
        </w:rPr>
        <w:t>doplnit</w:t>
      </w:r>
      <w:proofErr w:type="spellEnd"/>
      <w:r>
        <w:rPr>
          <w:color w:val="1F1F1F"/>
          <w:sz w:val="24"/>
          <w:szCs w:val="24"/>
          <w:highlight w:val="yellow"/>
        </w:rPr>
        <w:t xml:space="preserve"> </w:t>
      </w:r>
      <w:proofErr w:type="spellStart"/>
      <w:r>
        <w:rPr>
          <w:color w:val="1F1F1F"/>
          <w:sz w:val="24"/>
          <w:szCs w:val="24"/>
          <w:highlight w:val="yellow"/>
        </w:rPr>
        <w:t>reálné</w:t>
      </w:r>
      <w:proofErr w:type="spellEnd"/>
      <w:r>
        <w:rPr>
          <w:color w:val="1F1F1F"/>
          <w:sz w:val="24"/>
          <w:szCs w:val="24"/>
          <w:highlight w:val="yellow"/>
        </w:rPr>
        <w:t xml:space="preserve"> </w:t>
      </w:r>
      <w:proofErr w:type="spellStart"/>
      <w:r>
        <w:rPr>
          <w:color w:val="1F1F1F"/>
          <w:sz w:val="24"/>
          <w:szCs w:val="24"/>
          <w:highlight w:val="yellow"/>
        </w:rPr>
        <w:t>odhady</w:t>
      </w:r>
      <w:proofErr w:type="spellEnd"/>
      <w:r>
        <w:rPr>
          <w:color w:val="1F1F1F"/>
          <w:sz w:val="24"/>
          <w:szCs w:val="24"/>
          <w:highlight w:val="yellow"/>
        </w:rPr>
        <w:t xml:space="preserve"> pro </w:t>
      </w:r>
      <w:proofErr w:type="spellStart"/>
      <w:r>
        <w:rPr>
          <w:color w:val="1F1F1F"/>
          <w:sz w:val="24"/>
          <w:szCs w:val="24"/>
          <w:highlight w:val="yellow"/>
        </w:rPr>
        <w:t>vybrané</w:t>
      </w:r>
      <w:proofErr w:type="spellEnd"/>
      <w:r>
        <w:rPr>
          <w:color w:val="1F1F1F"/>
          <w:sz w:val="24"/>
          <w:szCs w:val="24"/>
          <w:highlight w:val="yellow"/>
        </w:rPr>
        <w:t xml:space="preserve"> </w:t>
      </w:r>
      <w:proofErr w:type="spellStart"/>
      <w:r>
        <w:rPr>
          <w:color w:val="1F1F1F"/>
          <w:sz w:val="24"/>
          <w:szCs w:val="24"/>
          <w:highlight w:val="yellow"/>
        </w:rPr>
        <w:t>části</w:t>
      </w:r>
      <w:proofErr w:type="spellEnd"/>
      <w:r>
        <w:rPr>
          <w:color w:val="1F1F1F"/>
          <w:sz w:val="24"/>
          <w:szCs w:val="24"/>
          <w:highlight w:val="yellow"/>
        </w:rPr>
        <w:t>.]</w:t>
      </w:r>
      <w:r w:rsidR="00400D0C">
        <w:rPr>
          <w:color w:val="1F1F1F"/>
          <w:sz w:val="24"/>
          <w:szCs w:val="24"/>
          <w:highlight w:val="yellow"/>
        </w:rPr>
        <w:t xml:space="preserve"> [</w:t>
      </w:r>
      <w:proofErr w:type="spellStart"/>
      <w:r w:rsidR="00400D0C">
        <w:rPr>
          <w:color w:val="1F1F1F"/>
          <w:sz w:val="24"/>
          <w:szCs w:val="24"/>
          <w:highlight w:val="yellow"/>
        </w:rPr>
        <w:t>Rychlejší</w:t>
      </w:r>
      <w:proofErr w:type="spellEnd"/>
      <w:r w:rsidR="00400D0C">
        <w:rPr>
          <w:color w:val="1F1F1F"/>
          <w:sz w:val="24"/>
          <w:szCs w:val="24"/>
          <w:highlight w:val="yellow"/>
        </w:rPr>
        <w:t xml:space="preserve"> to </w:t>
      </w:r>
      <w:proofErr w:type="spellStart"/>
      <w:r w:rsidR="00400D0C">
        <w:rPr>
          <w:color w:val="1F1F1F"/>
          <w:sz w:val="24"/>
          <w:szCs w:val="24"/>
          <w:highlight w:val="yellow"/>
        </w:rPr>
        <w:t>může</w:t>
      </w:r>
      <w:proofErr w:type="spellEnd"/>
      <w:r w:rsidR="00400D0C">
        <w:rPr>
          <w:color w:val="1F1F1F"/>
          <w:sz w:val="24"/>
          <w:szCs w:val="24"/>
          <w:highlight w:val="yellow"/>
        </w:rPr>
        <w:t xml:space="preserve"> </w:t>
      </w:r>
      <w:proofErr w:type="spellStart"/>
      <w:r w:rsidR="00400D0C">
        <w:rPr>
          <w:color w:val="1F1F1F"/>
          <w:sz w:val="24"/>
          <w:szCs w:val="24"/>
          <w:highlight w:val="yellow"/>
        </w:rPr>
        <w:t>být</w:t>
      </w:r>
      <w:proofErr w:type="spellEnd"/>
      <w:r w:rsidR="00400D0C">
        <w:rPr>
          <w:color w:val="1F1F1F"/>
          <w:sz w:val="24"/>
          <w:szCs w:val="24"/>
          <w:highlight w:val="yellow"/>
        </w:rPr>
        <w:t xml:space="preserve"> u MČ, </w:t>
      </w:r>
      <w:proofErr w:type="spellStart"/>
      <w:r w:rsidR="00400D0C">
        <w:rPr>
          <w:color w:val="1F1F1F"/>
          <w:sz w:val="24"/>
          <w:szCs w:val="24"/>
          <w:highlight w:val="yellow"/>
        </w:rPr>
        <w:t>kde</w:t>
      </w:r>
      <w:proofErr w:type="spellEnd"/>
      <w:r w:rsidR="00400D0C">
        <w:rPr>
          <w:color w:val="1F1F1F"/>
          <w:sz w:val="24"/>
          <w:szCs w:val="24"/>
          <w:highlight w:val="yellow"/>
        </w:rPr>
        <w:t xml:space="preserve"> </w:t>
      </w:r>
      <w:proofErr w:type="spellStart"/>
      <w:r w:rsidR="00400D0C">
        <w:rPr>
          <w:color w:val="1F1F1F"/>
          <w:sz w:val="24"/>
          <w:szCs w:val="24"/>
          <w:highlight w:val="yellow"/>
        </w:rPr>
        <w:t>podáváte</w:t>
      </w:r>
      <w:proofErr w:type="spellEnd"/>
      <w:r w:rsidR="00400D0C">
        <w:rPr>
          <w:color w:val="1F1F1F"/>
          <w:sz w:val="24"/>
          <w:szCs w:val="24"/>
          <w:highlight w:val="yellow"/>
        </w:rPr>
        <w:t xml:space="preserve"> </w:t>
      </w:r>
      <w:proofErr w:type="spellStart"/>
      <w:r w:rsidR="00400D0C">
        <w:rPr>
          <w:color w:val="1F1F1F"/>
          <w:sz w:val="24"/>
          <w:szCs w:val="24"/>
          <w:highlight w:val="yellow"/>
        </w:rPr>
        <w:t>přihlášku</w:t>
      </w:r>
      <w:proofErr w:type="spellEnd"/>
      <w:r w:rsidR="00400D0C">
        <w:rPr>
          <w:color w:val="1F1F1F"/>
          <w:sz w:val="24"/>
          <w:szCs w:val="24"/>
          <w:highlight w:val="yellow"/>
        </w:rPr>
        <w:t xml:space="preserve"> k </w:t>
      </w:r>
      <w:proofErr w:type="spellStart"/>
      <w:r w:rsidR="00400D0C">
        <w:rPr>
          <w:color w:val="1F1F1F"/>
          <w:sz w:val="24"/>
          <w:szCs w:val="24"/>
          <w:highlight w:val="yellow"/>
        </w:rPr>
        <w:t>volným</w:t>
      </w:r>
      <w:proofErr w:type="spellEnd"/>
      <w:r w:rsidR="00400D0C">
        <w:rPr>
          <w:color w:val="1F1F1F"/>
          <w:sz w:val="24"/>
          <w:szCs w:val="24"/>
          <w:highlight w:val="yellow"/>
        </w:rPr>
        <w:t xml:space="preserve"> </w:t>
      </w:r>
      <w:proofErr w:type="spellStart"/>
      <w:r w:rsidR="00400D0C">
        <w:rPr>
          <w:color w:val="1F1F1F"/>
          <w:sz w:val="24"/>
          <w:szCs w:val="24"/>
          <w:highlight w:val="yellow"/>
        </w:rPr>
        <w:t>bytům</w:t>
      </w:r>
      <w:proofErr w:type="spellEnd"/>
      <w:r w:rsidR="00400D0C">
        <w:rPr>
          <w:color w:val="1F1F1F"/>
          <w:sz w:val="24"/>
          <w:szCs w:val="24"/>
          <w:highlight w:val="yellow"/>
        </w:rPr>
        <w:t xml:space="preserve">: </w:t>
      </w:r>
      <w:proofErr w:type="spellStart"/>
      <w:r w:rsidR="00400D0C">
        <w:rPr>
          <w:color w:val="1F1F1F"/>
          <w:sz w:val="24"/>
          <w:szCs w:val="24"/>
          <w:highlight w:val="yellow"/>
        </w:rPr>
        <w:t>sídliště</w:t>
      </w:r>
      <w:proofErr w:type="spellEnd"/>
      <w:r w:rsidR="00400D0C">
        <w:rPr>
          <w:color w:val="1F1F1F"/>
          <w:sz w:val="24"/>
          <w:szCs w:val="24"/>
          <w:highlight w:val="yellow"/>
        </w:rPr>
        <w:t xml:space="preserve"> s </w:t>
      </w:r>
      <w:proofErr w:type="spellStart"/>
      <w:r w:rsidR="00400D0C">
        <w:rPr>
          <w:color w:val="1F1F1F"/>
          <w:sz w:val="24"/>
          <w:szCs w:val="24"/>
          <w:highlight w:val="yellow"/>
        </w:rPr>
        <w:t>pořadníky</w:t>
      </w:r>
      <w:proofErr w:type="spellEnd"/>
      <w:r w:rsidR="00400D0C">
        <w:rPr>
          <w:color w:val="1F1F1F"/>
          <w:sz w:val="24"/>
          <w:szCs w:val="24"/>
          <w:highlight w:val="yellow"/>
        </w:rPr>
        <w:t xml:space="preserve"> </w:t>
      </w:r>
      <w:proofErr w:type="spellStart"/>
      <w:r w:rsidR="00400D0C">
        <w:rPr>
          <w:color w:val="1F1F1F"/>
          <w:sz w:val="24"/>
          <w:szCs w:val="24"/>
          <w:highlight w:val="yellow"/>
        </w:rPr>
        <w:t>bývají</w:t>
      </w:r>
      <w:proofErr w:type="spellEnd"/>
      <w:r w:rsidR="00400D0C">
        <w:rPr>
          <w:color w:val="1F1F1F"/>
          <w:sz w:val="24"/>
          <w:szCs w:val="24"/>
          <w:highlight w:val="yellow"/>
        </w:rPr>
        <w:t xml:space="preserve"> </w:t>
      </w:r>
      <w:proofErr w:type="spellStart"/>
      <w:r w:rsidR="00400D0C">
        <w:rPr>
          <w:color w:val="1F1F1F"/>
          <w:sz w:val="24"/>
          <w:szCs w:val="24"/>
          <w:highlight w:val="yellow"/>
        </w:rPr>
        <w:t>např</w:t>
      </w:r>
      <w:proofErr w:type="spellEnd"/>
      <w:r w:rsidR="00400D0C">
        <w:rPr>
          <w:color w:val="1F1F1F"/>
          <w:sz w:val="24"/>
          <w:szCs w:val="24"/>
          <w:highlight w:val="yellow"/>
        </w:rPr>
        <w:t xml:space="preserve">. pro </w:t>
      </w:r>
      <w:proofErr w:type="spellStart"/>
      <w:r w:rsidR="00400D0C">
        <w:rPr>
          <w:color w:val="1F1F1F"/>
          <w:sz w:val="24"/>
          <w:szCs w:val="24"/>
          <w:highlight w:val="yellow"/>
        </w:rPr>
        <w:t>zdravé</w:t>
      </w:r>
      <w:proofErr w:type="spellEnd"/>
      <w:r w:rsidR="00400D0C">
        <w:rPr>
          <w:color w:val="1F1F1F"/>
          <w:sz w:val="24"/>
          <w:szCs w:val="24"/>
          <w:highlight w:val="yellow"/>
        </w:rPr>
        <w:t xml:space="preserve"> </w:t>
      </w:r>
      <w:proofErr w:type="spellStart"/>
      <w:r w:rsidR="00400D0C">
        <w:rPr>
          <w:color w:val="1F1F1F"/>
          <w:sz w:val="24"/>
          <w:szCs w:val="24"/>
          <w:highlight w:val="yellow"/>
        </w:rPr>
        <w:t>žadatele</w:t>
      </w:r>
      <w:proofErr w:type="spellEnd"/>
      <w:r w:rsidR="00400D0C">
        <w:rPr>
          <w:color w:val="1F1F1F"/>
          <w:sz w:val="24"/>
          <w:szCs w:val="24"/>
          <w:highlight w:val="yellow"/>
        </w:rPr>
        <w:t xml:space="preserve"> bez </w:t>
      </w:r>
      <w:proofErr w:type="spellStart"/>
      <w:r w:rsidR="00400D0C">
        <w:rPr>
          <w:color w:val="1F1F1F"/>
          <w:sz w:val="24"/>
          <w:szCs w:val="24"/>
          <w:highlight w:val="yellow"/>
        </w:rPr>
        <w:t>dětí</w:t>
      </w:r>
      <w:proofErr w:type="spellEnd"/>
      <w:r w:rsidR="00400D0C">
        <w:rPr>
          <w:color w:val="1F1F1F"/>
          <w:sz w:val="24"/>
          <w:szCs w:val="24"/>
          <w:highlight w:val="yellow"/>
        </w:rPr>
        <w:t xml:space="preserve"> </w:t>
      </w:r>
      <w:proofErr w:type="spellStart"/>
      <w:r w:rsidR="00400D0C">
        <w:rPr>
          <w:color w:val="1F1F1F"/>
          <w:sz w:val="24"/>
          <w:szCs w:val="24"/>
          <w:highlight w:val="yellow"/>
        </w:rPr>
        <w:t>těžko</w:t>
      </w:r>
      <w:proofErr w:type="spellEnd"/>
      <w:r w:rsidR="00400D0C">
        <w:rPr>
          <w:color w:val="1F1F1F"/>
          <w:sz w:val="24"/>
          <w:szCs w:val="24"/>
          <w:highlight w:val="yellow"/>
        </w:rPr>
        <w:t xml:space="preserve"> </w:t>
      </w:r>
      <w:proofErr w:type="spellStart"/>
      <w:r w:rsidR="00400D0C">
        <w:rPr>
          <w:color w:val="1F1F1F"/>
          <w:sz w:val="24"/>
          <w:szCs w:val="24"/>
          <w:highlight w:val="yellow"/>
        </w:rPr>
        <w:t>dostupné</w:t>
      </w:r>
      <w:proofErr w:type="spellEnd"/>
      <w:r w:rsidR="00400D0C">
        <w:rPr>
          <w:color w:val="1F1F1F"/>
          <w:sz w:val="24"/>
          <w:szCs w:val="24"/>
          <w:highlight w:val="yellow"/>
        </w:rPr>
        <w:t xml:space="preserve"> – </w:t>
      </w:r>
      <w:proofErr w:type="spellStart"/>
      <w:r w:rsidR="00400D0C">
        <w:rPr>
          <w:color w:val="1F1F1F"/>
          <w:sz w:val="24"/>
          <w:szCs w:val="24"/>
          <w:highlight w:val="yellow"/>
        </w:rPr>
        <w:t>i</w:t>
      </w:r>
      <w:proofErr w:type="spellEnd"/>
      <w:r w:rsidR="00400D0C">
        <w:rPr>
          <w:color w:val="1F1F1F"/>
          <w:sz w:val="24"/>
          <w:szCs w:val="24"/>
          <w:highlight w:val="yellow"/>
        </w:rPr>
        <w:t xml:space="preserve"> 10 a </w:t>
      </w:r>
      <w:proofErr w:type="spellStart"/>
      <w:r w:rsidR="00400D0C">
        <w:rPr>
          <w:color w:val="1F1F1F"/>
          <w:sz w:val="24"/>
          <w:szCs w:val="24"/>
          <w:highlight w:val="yellow"/>
        </w:rPr>
        <w:t>více</w:t>
      </w:r>
      <w:proofErr w:type="spellEnd"/>
      <w:r w:rsidR="00400D0C">
        <w:rPr>
          <w:color w:val="1F1F1F"/>
          <w:sz w:val="24"/>
          <w:szCs w:val="24"/>
          <w:highlight w:val="yellow"/>
        </w:rPr>
        <w:t xml:space="preserve"> let.]</w:t>
      </w:r>
    </w:p>
    <w:p w14:paraId="61024895" w14:textId="77777777" w:rsidR="00F35B07" w:rsidRDefault="00000000">
      <w:pPr>
        <w:spacing w:before="240" w:after="240"/>
        <w:rPr>
          <w:color w:val="1F1F1F"/>
          <w:sz w:val="24"/>
          <w:szCs w:val="24"/>
          <w:highlight w:val="white"/>
        </w:rPr>
      </w:pPr>
      <w:commentRangeStart w:id="55"/>
      <w:commentRangeStart w:id="56"/>
      <w:proofErr w:type="spellStart"/>
      <w:r>
        <w:rPr>
          <w:b/>
          <w:bCs/>
          <w:color w:val="1F1F1F"/>
          <w:sz w:val="24"/>
          <w:szCs w:val="24"/>
          <w:highlight w:val="white"/>
        </w:rPr>
        <w:t>Můžu</w:t>
      </w:r>
      <w:proofErr w:type="spellEnd"/>
      <w:r>
        <w:rPr>
          <w:b/>
          <w:bCs/>
          <w:color w:val="1F1F1F"/>
          <w:sz w:val="24"/>
          <w:szCs w:val="24"/>
          <w:highlight w:val="white"/>
        </w:rPr>
        <w:t xml:space="preserve"> </w:t>
      </w:r>
      <w:proofErr w:type="spellStart"/>
      <w:r>
        <w:rPr>
          <w:b/>
          <w:bCs/>
          <w:color w:val="1F1F1F"/>
          <w:sz w:val="24"/>
          <w:szCs w:val="24"/>
          <w:highlight w:val="white"/>
        </w:rPr>
        <w:t>žádat</w:t>
      </w:r>
      <w:proofErr w:type="spellEnd"/>
      <w:r>
        <w:rPr>
          <w:b/>
          <w:bCs/>
          <w:color w:val="1F1F1F"/>
          <w:sz w:val="24"/>
          <w:szCs w:val="24"/>
          <w:highlight w:val="white"/>
        </w:rPr>
        <w:t xml:space="preserve"> </w:t>
      </w:r>
      <w:proofErr w:type="spellStart"/>
      <w:r>
        <w:rPr>
          <w:b/>
          <w:bCs/>
          <w:color w:val="1F1F1F"/>
          <w:sz w:val="24"/>
          <w:szCs w:val="24"/>
          <w:highlight w:val="white"/>
        </w:rPr>
        <w:t>ve</w:t>
      </w:r>
      <w:proofErr w:type="spellEnd"/>
      <w:r>
        <w:rPr>
          <w:b/>
          <w:bCs/>
          <w:color w:val="1F1F1F"/>
          <w:sz w:val="24"/>
          <w:szCs w:val="24"/>
          <w:highlight w:val="white"/>
        </w:rPr>
        <w:t xml:space="preserve"> </w:t>
      </w:r>
      <w:proofErr w:type="spellStart"/>
      <w:r>
        <w:rPr>
          <w:b/>
          <w:bCs/>
          <w:color w:val="1F1F1F"/>
          <w:sz w:val="24"/>
          <w:szCs w:val="24"/>
          <w:highlight w:val="white"/>
        </w:rPr>
        <w:t>více</w:t>
      </w:r>
      <w:proofErr w:type="spellEnd"/>
      <w:r>
        <w:rPr>
          <w:b/>
          <w:bCs/>
          <w:color w:val="1F1F1F"/>
          <w:sz w:val="24"/>
          <w:szCs w:val="24"/>
          <w:highlight w:val="white"/>
        </w:rPr>
        <w:t xml:space="preserve"> </w:t>
      </w:r>
      <w:proofErr w:type="spellStart"/>
      <w:r>
        <w:rPr>
          <w:b/>
          <w:bCs/>
          <w:color w:val="1F1F1F"/>
          <w:sz w:val="24"/>
          <w:szCs w:val="24"/>
          <w:highlight w:val="white"/>
        </w:rPr>
        <w:t>městských</w:t>
      </w:r>
      <w:proofErr w:type="spellEnd"/>
      <w:r>
        <w:rPr>
          <w:b/>
          <w:bCs/>
          <w:color w:val="1F1F1F"/>
          <w:sz w:val="24"/>
          <w:szCs w:val="24"/>
          <w:highlight w:val="white"/>
        </w:rPr>
        <w:t xml:space="preserve"> </w:t>
      </w:r>
      <w:proofErr w:type="spellStart"/>
      <w:r>
        <w:rPr>
          <w:b/>
          <w:bCs/>
          <w:color w:val="1F1F1F"/>
          <w:sz w:val="24"/>
          <w:szCs w:val="24"/>
          <w:highlight w:val="white"/>
        </w:rPr>
        <w:t>částech</w:t>
      </w:r>
      <w:proofErr w:type="spellEnd"/>
      <w:r>
        <w:rPr>
          <w:b/>
          <w:bCs/>
          <w:color w:val="1F1F1F"/>
          <w:sz w:val="24"/>
          <w:szCs w:val="24"/>
          <w:highlight w:val="white"/>
        </w:rPr>
        <w:t xml:space="preserve"> </w:t>
      </w:r>
      <w:proofErr w:type="spellStart"/>
      <w:r>
        <w:rPr>
          <w:b/>
          <w:bCs/>
          <w:color w:val="1F1F1F"/>
          <w:sz w:val="24"/>
          <w:szCs w:val="24"/>
          <w:highlight w:val="white"/>
        </w:rPr>
        <w:t>najednou</w:t>
      </w:r>
      <w:proofErr w:type="spellEnd"/>
      <w:r>
        <w:rPr>
          <w:b/>
          <w:bCs/>
          <w:color w:val="1F1F1F"/>
          <w:sz w:val="24"/>
          <w:szCs w:val="24"/>
          <w:highlight w:val="white"/>
        </w:rPr>
        <w:t>?</w:t>
      </w:r>
      <w:r>
        <w:rPr>
          <w:color w:val="1F1F1F"/>
          <w:sz w:val="24"/>
          <w:szCs w:val="24"/>
          <w:highlight w:val="white"/>
        </w:rPr>
        <w:t xml:space="preserve"> </w:t>
      </w:r>
      <w:commentRangeEnd w:id="55"/>
      <w:r>
        <w:commentReference w:id="55"/>
      </w:r>
      <w:commentRangeEnd w:id="56"/>
      <w:r w:rsidR="00F8058B">
        <w:rPr>
          <w:rStyle w:val="Odkaznakoment"/>
        </w:rPr>
        <w:commentReference w:id="56"/>
      </w:r>
    </w:p>
    <w:p w14:paraId="2FA7573E" w14:textId="77777777" w:rsidR="00F35B07" w:rsidRDefault="00000000">
      <w:pPr>
        <w:spacing w:before="240" w:after="240"/>
        <w:rPr>
          <w:color w:val="1F1F1F"/>
          <w:sz w:val="24"/>
          <w:szCs w:val="24"/>
          <w:highlight w:val="white"/>
        </w:rPr>
      </w:pPr>
      <w:r>
        <w:rPr>
          <w:color w:val="1F1F1F"/>
          <w:sz w:val="24"/>
          <w:szCs w:val="24"/>
          <w:highlight w:val="white"/>
        </w:rPr>
        <w:t xml:space="preserve">Ano, a </w:t>
      </w:r>
      <w:proofErr w:type="spellStart"/>
      <w:r>
        <w:rPr>
          <w:color w:val="1F1F1F"/>
          <w:sz w:val="24"/>
          <w:szCs w:val="24"/>
          <w:highlight w:val="white"/>
        </w:rPr>
        <w:t>doporučuje</w:t>
      </w:r>
      <w:proofErr w:type="spellEnd"/>
      <w:r>
        <w:rPr>
          <w:color w:val="1F1F1F"/>
          <w:sz w:val="24"/>
          <w:szCs w:val="24"/>
          <w:highlight w:val="white"/>
        </w:rPr>
        <w:t xml:space="preserve"> se to. </w:t>
      </w:r>
      <w:proofErr w:type="spellStart"/>
      <w:r>
        <w:rPr>
          <w:color w:val="1F1F1F"/>
          <w:sz w:val="24"/>
          <w:szCs w:val="24"/>
          <w:highlight w:val="white"/>
        </w:rPr>
        <w:t>Jednotný</w:t>
      </w:r>
      <w:proofErr w:type="spellEnd"/>
      <w:r>
        <w:rPr>
          <w:color w:val="1F1F1F"/>
          <w:sz w:val="24"/>
          <w:szCs w:val="24"/>
          <w:highlight w:val="white"/>
        </w:rPr>
        <w:t xml:space="preserve"> </w:t>
      </w:r>
      <w:proofErr w:type="spellStart"/>
      <w:r>
        <w:rPr>
          <w:color w:val="1F1F1F"/>
          <w:sz w:val="24"/>
          <w:szCs w:val="24"/>
          <w:highlight w:val="white"/>
        </w:rPr>
        <w:t>formulář</w:t>
      </w:r>
      <w:proofErr w:type="spellEnd"/>
      <w:r>
        <w:rPr>
          <w:color w:val="1F1F1F"/>
          <w:sz w:val="24"/>
          <w:szCs w:val="24"/>
          <w:highlight w:val="white"/>
        </w:rPr>
        <w:t xml:space="preserve"> </w:t>
      </w:r>
      <w:proofErr w:type="spellStart"/>
      <w:r>
        <w:rPr>
          <w:color w:val="1F1F1F"/>
          <w:sz w:val="24"/>
          <w:szCs w:val="24"/>
          <w:highlight w:val="white"/>
        </w:rPr>
        <w:t>umožňuje</w:t>
      </w:r>
      <w:proofErr w:type="spellEnd"/>
      <w:r>
        <w:rPr>
          <w:color w:val="1F1F1F"/>
          <w:sz w:val="24"/>
          <w:szCs w:val="24"/>
          <w:highlight w:val="white"/>
        </w:rPr>
        <w:t xml:space="preserve"> </w:t>
      </w:r>
      <w:proofErr w:type="spellStart"/>
      <w:r>
        <w:rPr>
          <w:color w:val="1F1F1F"/>
          <w:sz w:val="24"/>
          <w:szCs w:val="24"/>
          <w:highlight w:val="white"/>
        </w:rPr>
        <w:t>zaškrtnout</w:t>
      </w:r>
      <w:proofErr w:type="spellEnd"/>
      <w:r>
        <w:rPr>
          <w:color w:val="1F1F1F"/>
          <w:sz w:val="24"/>
          <w:szCs w:val="24"/>
          <w:highlight w:val="white"/>
        </w:rPr>
        <w:t xml:space="preserve"> </w:t>
      </w:r>
      <w:proofErr w:type="spellStart"/>
      <w:r>
        <w:rPr>
          <w:color w:val="1F1F1F"/>
          <w:sz w:val="24"/>
          <w:szCs w:val="24"/>
          <w:highlight w:val="white"/>
        </w:rPr>
        <w:t>více</w:t>
      </w:r>
      <w:proofErr w:type="spellEnd"/>
      <w:r>
        <w:rPr>
          <w:color w:val="1F1F1F"/>
          <w:sz w:val="24"/>
          <w:szCs w:val="24"/>
          <w:highlight w:val="white"/>
        </w:rPr>
        <w:t xml:space="preserve"> </w:t>
      </w:r>
      <w:proofErr w:type="spellStart"/>
      <w:r>
        <w:rPr>
          <w:color w:val="1F1F1F"/>
          <w:sz w:val="24"/>
          <w:szCs w:val="24"/>
          <w:highlight w:val="white"/>
        </w:rPr>
        <w:t>částí</w:t>
      </w:r>
      <w:proofErr w:type="spellEnd"/>
      <w:r>
        <w:rPr>
          <w:color w:val="1F1F1F"/>
          <w:sz w:val="24"/>
          <w:szCs w:val="24"/>
          <w:highlight w:val="white"/>
        </w:rPr>
        <w:t xml:space="preserve"> </w:t>
      </w:r>
      <w:proofErr w:type="spellStart"/>
      <w:r>
        <w:rPr>
          <w:color w:val="1F1F1F"/>
          <w:sz w:val="24"/>
          <w:szCs w:val="24"/>
          <w:highlight w:val="white"/>
        </w:rPr>
        <w:t>jednou</w:t>
      </w:r>
      <w:proofErr w:type="spellEnd"/>
      <w:r>
        <w:rPr>
          <w:color w:val="1F1F1F"/>
          <w:sz w:val="24"/>
          <w:szCs w:val="24"/>
          <w:highlight w:val="white"/>
        </w:rPr>
        <w:t xml:space="preserve"> </w:t>
      </w:r>
      <w:proofErr w:type="spellStart"/>
      <w:r>
        <w:rPr>
          <w:color w:val="1F1F1F"/>
          <w:sz w:val="24"/>
          <w:szCs w:val="24"/>
          <w:highlight w:val="white"/>
        </w:rPr>
        <w:t>žádostí</w:t>
      </w:r>
      <w:proofErr w:type="spellEnd"/>
      <w:r>
        <w:rPr>
          <w:color w:val="1F1F1F"/>
          <w:sz w:val="24"/>
          <w:szCs w:val="24"/>
          <w:highlight w:val="white"/>
        </w:rPr>
        <w:t xml:space="preserve">; </w:t>
      </w:r>
      <w:proofErr w:type="spellStart"/>
      <w:r>
        <w:rPr>
          <w:color w:val="1F1F1F"/>
          <w:sz w:val="24"/>
          <w:szCs w:val="24"/>
          <w:highlight w:val="white"/>
        </w:rPr>
        <w:t>každá</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w:t>
      </w:r>
      <w:proofErr w:type="spellStart"/>
      <w:r>
        <w:rPr>
          <w:color w:val="1F1F1F"/>
          <w:sz w:val="24"/>
          <w:szCs w:val="24"/>
          <w:highlight w:val="white"/>
        </w:rPr>
        <w:t>vás</w:t>
      </w:r>
      <w:proofErr w:type="spellEnd"/>
      <w:r>
        <w:rPr>
          <w:color w:val="1F1F1F"/>
          <w:sz w:val="24"/>
          <w:szCs w:val="24"/>
          <w:highlight w:val="white"/>
        </w:rPr>
        <w:t xml:space="preserve"> </w:t>
      </w:r>
      <w:proofErr w:type="spellStart"/>
      <w:r>
        <w:rPr>
          <w:color w:val="1F1F1F"/>
          <w:sz w:val="24"/>
          <w:szCs w:val="24"/>
          <w:highlight w:val="white"/>
        </w:rPr>
        <w:t>pak</w:t>
      </w:r>
      <w:proofErr w:type="spellEnd"/>
      <w:r>
        <w:rPr>
          <w:color w:val="1F1F1F"/>
          <w:sz w:val="24"/>
          <w:szCs w:val="24"/>
          <w:highlight w:val="white"/>
        </w:rPr>
        <w:t xml:space="preserve"> </w:t>
      </w:r>
      <w:proofErr w:type="spellStart"/>
      <w:r>
        <w:rPr>
          <w:color w:val="1F1F1F"/>
          <w:sz w:val="24"/>
          <w:szCs w:val="24"/>
          <w:highlight w:val="white"/>
        </w:rPr>
        <w:t>vede</w:t>
      </w:r>
      <w:proofErr w:type="spellEnd"/>
      <w:r>
        <w:rPr>
          <w:color w:val="1F1F1F"/>
          <w:sz w:val="24"/>
          <w:szCs w:val="24"/>
          <w:highlight w:val="white"/>
        </w:rPr>
        <w:t xml:space="preserve"> </w:t>
      </w:r>
      <w:proofErr w:type="spellStart"/>
      <w:r>
        <w:rPr>
          <w:color w:val="1F1F1F"/>
          <w:sz w:val="24"/>
          <w:szCs w:val="24"/>
          <w:highlight w:val="white"/>
        </w:rPr>
        <w:t>ve</w:t>
      </w:r>
      <w:proofErr w:type="spellEnd"/>
      <w:r>
        <w:rPr>
          <w:color w:val="1F1F1F"/>
          <w:sz w:val="24"/>
          <w:szCs w:val="24"/>
          <w:highlight w:val="white"/>
        </w:rPr>
        <w:t xml:space="preserve"> </w:t>
      </w:r>
      <w:proofErr w:type="spellStart"/>
      <w:r>
        <w:rPr>
          <w:color w:val="1F1F1F"/>
          <w:sz w:val="24"/>
          <w:szCs w:val="24"/>
          <w:highlight w:val="white"/>
        </w:rPr>
        <w:t>své</w:t>
      </w:r>
      <w:proofErr w:type="spellEnd"/>
      <w:r>
        <w:rPr>
          <w:color w:val="1F1F1F"/>
          <w:sz w:val="24"/>
          <w:szCs w:val="24"/>
          <w:highlight w:val="white"/>
        </w:rPr>
        <w:t xml:space="preserve"> </w:t>
      </w:r>
      <w:proofErr w:type="spellStart"/>
      <w:r>
        <w:rPr>
          <w:color w:val="1F1F1F"/>
          <w:sz w:val="24"/>
          <w:szCs w:val="24"/>
          <w:highlight w:val="white"/>
        </w:rPr>
        <w:t>vlastní</w:t>
      </w:r>
      <w:proofErr w:type="spellEnd"/>
      <w:r>
        <w:rPr>
          <w:color w:val="1F1F1F"/>
          <w:sz w:val="24"/>
          <w:szCs w:val="24"/>
          <w:highlight w:val="white"/>
        </w:rPr>
        <w:t xml:space="preserve"> </w:t>
      </w:r>
      <w:proofErr w:type="spellStart"/>
      <w:r>
        <w:rPr>
          <w:color w:val="1F1F1F"/>
          <w:sz w:val="24"/>
          <w:szCs w:val="24"/>
          <w:highlight w:val="white"/>
        </w:rPr>
        <w:t>evidenci</w:t>
      </w:r>
      <w:proofErr w:type="spellEnd"/>
      <w:r>
        <w:rPr>
          <w:color w:val="1F1F1F"/>
          <w:sz w:val="24"/>
          <w:szCs w:val="24"/>
          <w:highlight w:val="white"/>
        </w:rPr>
        <w:t xml:space="preserve">. </w:t>
      </w:r>
      <w:proofErr w:type="spellStart"/>
      <w:r>
        <w:rPr>
          <w:color w:val="1F1F1F"/>
          <w:sz w:val="24"/>
          <w:szCs w:val="24"/>
          <w:highlight w:val="white"/>
        </w:rPr>
        <w:t>Aktualizaci</w:t>
      </w:r>
      <w:proofErr w:type="spellEnd"/>
      <w:r>
        <w:rPr>
          <w:color w:val="1F1F1F"/>
          <w:sz w:val="24"/>
          <w:szCs w:val="24"/>
          <w:highlight w:val="white"/>
        </w:rPr>
        <w:t xml:space="preserve"> </w:t>
      </w:r>
      <w:proofErr w:type="gramStart"/>
      <w:r>
        <w:rPr>
          <w:color w:val="1F1F1F"/>
          <w:sz w:val="24"/>
          <w:szCs w:val="24"/>
          <w:highlight w:val="white"/>
        </w:rPr>
        <w:t>do</w:t>
      </w:r>
      <w:proofErr w:type="gramEnd"/>
      <w:r>
        <w:rPr>
          <w:color w:val="1F1F1F"/>
          <w:sz w:val="24"/>
          <w:szCs w:val="24"/>
          <w:highlight w:val="white"/>
        </w:rPr>
        <w:t xml:space="preserve"> 30. </w:t>
      </w:r>
      <w:proofErr w:type="spellStart"/>
      <w:r>
        <w:rPr>
          <w:color w:val="1F1F1F"/>
          <w:sz w:val="24"/>
          <w:szCs w:val="24"/>
          <w:highlight w:val="white"/>
        </w:rPr>
        <w:t>listopadu</w:t>
      </w:r>
      <w:proofErr w:type="spellEnd"/>
      <w:r>
        <w:rPr>
          <w:color w:val="1F1F1F"/>
          <w:sz w:val="24"/>
          <w:szCs w:val="24"/>
          <w:highlight w:val="white"/>
        </w:rPr>
        <w:t xml:space="preserve"> ale </w:t>
      </w:r>
      <w:proofErr w:type="spellStart"/>
      <w:r>
        <w:rPr>
          <w:color w:val="1F1F1F"/>
          <w:sz w:val="24"/>
          <w:szCs w:val="24"/>
          <w:highlight w:val="white"/>
        </w:rPr>
        <w:t>musíte</w:t>
      </w:r>
      <w:proofErr w:type="spellEnd"/>
      <w:r>
        <w:rPr>
          <w:color w:val="1F1F1F"/>
          <w:sz w:val="24"/>
          <w:szCs w:val="24"/>
          <w:highlight w:val="white"/>
        </w:rPr>
        <w:t xml:space="preserve"> </w:t>
      </w:r>
      <w:proofErr w:type="spellStart"/>
      <w:r>
        <w:rPr>
          <w:color w:val="1F1F1F"/>
          <w:sz w:val="24"/>
          <w:szCs w:val="24"/>
          <w:highlight w:val="white"/>
        </w:rPr>
        <w:t>hlídat</w:t>
      </w:r>
      <w:proofErr w:type="spellEnd"/>
      <w:r>
        <w:rPr>
          <w:color w:val="1F1F1F"/>
          <w:sz w:val="24"/>
          <w:szCs w:val="24"/>
          <w:highlight w:val="white"/>
        </w:rPr>
        <w:t xml:space="preserve"> v </w:t>
      </w:r>
      <w:proofErr w:type="spellStart"/>
      <w:r>
        <w:rPr>
          <w:color w:val="1F1F1F"/>
          <w:sz w:val="24"/>
          <w:szCs w:val="24"/>
          <w:highlight w:val="white"/>
        </w:rPr>
        <w:t>každé</w:t>
      </w:r>
      <w:proofErr w:type="spellEnd"/>
      <w:r>
        <w:rPr>
          <w:color w:val="1F1F1F"/>
          <w:sz w:val="24"/>
          <w:szCs w:val="24"/>
          <w:highlight w:val="white"/>
        </w:rPr>
        <w:t xml:space="preserve"> z </w:t>
      </w:r>
      <w:proofErr w:type="spellStart"/>
      <w:r>
        <w:rPr>
          <w:color w:val="1F1F1F"/>
          <w:sz w:val="24"/>
          <w:szCs w:val="24"/>
          <w:highlight w:val="white"/>
        </w:rPr>
        <w:t>nich</w:t>
      </w:r>
      <w:proofErr w:type="spellEnd"/>
      <w:r>
        <w:rPr>
          <w:color w:val="1F1F1F"/>
          <w:sz w:val="24"/>
          <w:szCs w:val="24"/>
          <w:highlight w:val="white"/>
        </w:rPr>
        <w:t xml:space="preserve"> </w:t>
      </w:r>
      <w:proofErr w:type="spellStart"/>
      <w:r>
        <w:rPr>
          <w:color w:val="1F1F1F"/>
          <w:sz w:val="24"/>
          <w:szCs w:val="24"/>
          <w:highlight w:val="white"/>
        </w:rPr>
        <w:t>zvlášť</w:t>
      </w:r>
      <w:proofErr w:type="spellEnd"/>
      <w:r>
        <w:rPr>
          <w:color w:val="1F1F1F"/>
          <w:sz w:val="24"/>
          <w:szCs w:val="24"/>
          <w:highlight w:val="white"/>
        </w:rPr>
        <w:t>.</w:t>
      </w:r>
    </w:p>
    <w:p w14:paraId="41CABA91" w14:textId="77777777" w:rsidR="00F35B07" w:rsidRDefault="00000000">
      <w:pPr>
        <w:spacing w:before="240" w:after="240"/>
        <w:rPr>
          <w:color w:val="1F1F1F"/>
          <w:sz w:val="24"/>
          <w:szCs w:val="24"/>
          <w:highlight w:val="white"/>
        </w:rPr>
      </w:pPr>
      <w:proofErr w:type="spellStart"/>
      <w:r>
        <w:rPr>
          <w:b/>
          <w:bCs/>
          <w:color w:val="1F1F1F"/>
          <w:sz w:val="24"/>
          <w:szCs w:val="24"/>
          <w:highlight w:val="white"/>
        </w:rPr>
        <w:t>Mám</w:t>
      </w:r>
      <w:proofErr w:type="spellEnd"/>
      <w:r>
        <w:rPr>
          <w:b/>
          <w:bCs/>
          <w:color w:val="1F1F1F"/>
          <w:sz w:val="24"/>
          <w:szCs w:val="24"/>
          <w:highlight w:val="white"/>
        </w:rPr>
        <w:t xml:space="preserve"> </w:t>
      </w:r>
      <w:proofErr w:type="spellStart"/>
      <w:r>
        <w:rPr>
          <w:b/>
          <w:bCs/>
          <w:color w:val="1F1F1F"/>
          <w:sz w:val="24"/>
          <w:szCs w:val="24"/>
          <w:highlight w:val="white"/>
        </w:rPr>
        <w:t>podat</w:t>
      </w:r>
      <w:proofErr w:type="spellEnd"/>
      <w:r>
        <w:rPr>
          <w:b/>
          <w:bCs/>
          <w:color w:val="1F1F1F"/>
          <w:sz w:val="24"/>
          <w:szCs w:val="24"/>
          <w:highlight w:val="white"/>
        </w:rPr>
        <w:t xml:space="preserve"> </w:t>
      </w:r>
      <w:proofErr w:type="spellStart"/>
      <w:r>
        <w:rPr>
          <w:b/>
          <w:bCs/>
          <w:color w:val="1F1F1F"/>
          <w:sz w:val="24"/>
          <w:szCs w:val="24"/>
          <w:highlight w:val="white"/>
        </w:rPr>
        <w:t>žádost</w:t>
      </w:r>
      <w:proofErr w:type="spellEnd"/>
      <w:r>
        <w:rPr>
          <w:b/>
          <w:bCs/>
          <w:color w:val="1F1F1F"/>
          <w:sz w:val="24"/>
          <w:szCs w:val="24"/>
          <w:highlight w:val="white"/>
        </w:rPr>
        <w:t xml:space="preserve"> online, </w:t>
      </w:r>
      <w:proofErr w:type="spellStart"/>
      <w:r>
        <w:rPr>
          <w:b/>
          <w:bCs/>
          <w:color w:val="1F1F1F"/>
          <w:sz w:val="24"/>
          <w:szCs w:val="24"/>
          <w:highlight w:val="white"/>
        </w:rPr>
        <w:t>nebo</w:t>
      </w:r>
      <w:proofErr w:type="spellEnd"/>
      <w:r>
        <w:rPr>
          <w:b/>
          <w:bCs/>
          <w:color w:val="1F1F1F"/>
          <w:sz w:val="24"/>
          <w:szCs w:val="24"/>
          <w:highlight w:val="white"/>
        </w:rPr>
        <w:t xml:space="preserve"> </w:t>
      </w:r>
      <w:proofErr w:type="spellStart"/>
      <w:r>
        <w:rPr>
          <w:b/>
          <w:bCs/>
          <w:color w:val="1F1F1F"/>
          <w:sz w:val="24"/>
          <w:szCs w:val="24"/>
          <w:highlight w:val="white"/>
        </w:rPr>
        <w:t>osobně</w:t>
      </w:r>
      <w:proofErr w:type="spellEnd"/>
      <w:r>
        <w:rPr>
          <w:b/>
          <w:bCs/>
          <w:color w:val="1F1F1F"/>
          <w:sz w:val="24"/>
          <w:szCs w:val="24"/>
          <w:highlight w:val="white"/>
        </w:rPr>
        <w:t>?</w:t>
      </w:r>
      <w:r>
        <w:rPr>
          <w:color w:val="1F1F1F"/>
          <w:sz w:val="24"/>
          <w:szCs w:val="24"/>
          <w:highlight w:val="white"/>
        </w:rPr>
        <w:t xml:space="preserve"> </w:t>
      </w:r>
    </w:p>
    <w:p w14:paraId="19642CBD" w14:textId="77777777" w:rsidR="00F35B07" w:rsidRDefault="00000000">
      <w:pPr>
        <w:spacing w:before="240" w:after="240"/>
        <w:rPr>
          <w:color w:val="1F1F1F"/>
          <w:sz w:val="24"/>
          <w:szCs w:val="24"/>
          <w:highlight w:val="white"/>
        </w:rPr>
      </w:pPr>
      <w:proofErr w:type="spellStart"/>
      <w:r>
        <w:rPr>
          <w:color w:val="1F1F1F"/>
          <w:sz w:val="24"/>
          <w:szCs w:val="24"/>
          <w:highlight w:val="white"/>
        </w:rPr>
        <w:t>Doporučujeme</w:t>
      </w:r>
      <w:proofErr w:type="spellEnd"/>
      <w:r>
        <w:rPr>
          <w:color w:val="1F1F1F"/>
          <w:sz w:val="24"/>
          <w:szCs w:val="24"/>
          <w:highlight w:val="white"/>
        </w:rPr>
        <w:t xml:space="preserve"> </w:t>
      </w:r>
      <w:proofErr w:type="spellStart"/>
      <w:r>
        <w:rPr>
          <w:color w:val="1F1F1F"/>
          <w:sz w:val="24"/>
          <w:szCs w:val="24"/>
          <w:highlight w:val="white"/>
        </w:rPr>
        <w:t>osobní</w:t>
      </w:r>
      <w:proofErr w:type="spellEnd"/>
      <w:r>
        <w:rPr>
          <w:color w:val="1F1F1F"/>
          <w:sz w:val="24"/>
          <w:szCs w:val="24"/>
          <w:highlight w:val="white"/>
        </w:rPr>
        <w:t xml:space="preserve"> </w:t>
      </w:r>
      <w:proofErr w:type="spellStart"/>
      <w:r>
        <w:rPr>
          <w:color w:val="1F1F1F"/>
          <w:sz w:val="24"/>
          <w:szCs w:val="24"/>
          <w:highlight w:val="white"/>
        </w:rPr>
        <w:t>podání</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úřadě</w:t>
      </w:r>
      <w:proofErr w:type="spellEnd"/>
      <w:r>
        <w:rPr>
          <w:color w:val="1F1F1F"/>
          <w:sz w:val="24"/>
          <w:szCs w:val="24"/>
          <w:highlight w:val="white"/>
        </w:rPr>
        <w:t xml:space="preserve"> </w:t>
      </w:r>
      <w:proofErr w:type="spellStart"/>
      <w:r>
        <w:rPr>
          <w:color w:val="1F1F1F"/>
          <w:sz w:val="24"/>
          <w:szCs w:val="24"/>
          <w:highlight w:val="white"/>
        </w:rPr>
        <w:t>městské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To </w:t>
      </w:r>
      <w:proofErr w:type="spellStart"/>
      <w:r>
        <w:rPr>
          <w:color w:val="1F1F1F"/>
          <w:sz w:val="24"/>
          <w:szCs w:val="24"/>
          <w:highlight w:val="white"/>
        </w:rPr>
        <w:t>Osobním</w:t>
      </w:r>
      <w:proofErr w:type="spellEnd"/>
      <w:r>
        <w:rPr>
          <w:color w:val="1F1F1F"/>
          <w:sz w:val="24"/>
          <w:szCs w:val="24"/>
          <w:highlight w:val="white"/>
        </w:rPr>
        <w:t xml:space="preserve"> </w:t>
      </w:r>
      <w:proofErr w:type="spellStart"/>
      <w:r>
        <w:rPr>
          <w:color w:val="1F1F1F"/>
          <w:sz w:val="24"/>
          <w:szCs w:val="24"/>
          <w:highlight w:val="white"/>
        </w:rPr>
        <w:t>podáním</w:t>
      </w:r>
      <w:proofErr w:type="spellEnd"/>
      <w:r>
        <w:rPr>
          <w:color w:val="1F1F1F"/>
          <w:sz w:val="24"/>
          <w:szCs w:val="24"/>
          <w:highlight w:val="white"/>
        </w:rPr>
        <w:t xml:space="preserve"> </w:t>
      </w:r>
      <w:proofErr w:type="spellStart"/>
      <w:r>
        <w:rPr>
          <w:color w:val="1F1F1F"/>
          <w:sz w:val="24"/>
          <w:szCs w:val="24"/>
          <w:highlight w:val="white"/>
        </w:rPr>
        <w:t>navíc</w:t>
      </w:r>
      <w:proofErr w:type="spellEnd"/>
      <w:r>
        <w:rPr>
          <w:color w:val="1F1F1F"/>
          <w:sz w:val="24"/>
          <w:szCs w:val="24"/>
          <w:highlight w:val="white"/>
        </w:rPr>
        <w:t xml:space="preserve"> </w:t>
      </w:r>
      <w:proofErr w:type="spellStart"/>
      <w:r>
        <w:rPr>
          <w:color w:val="1F1F1F"/>
          <w:sz w:val="24"/>
          <w:szCs w:val="24"/>
          <w:highlight w:val="white"/>
        </w:rPr>
        <w:t>předejdete</w:t>
      </w:r>
      <w:proofErr w:type="spellEnd"/>
      <w:r>
        <w:rPr>
          <w:color w:val="1F1F1F"/>
          <w:sz w:val="24"/>
          <w:szCs w:val="24"/>
          <w:highlight w:val="white"/>
        </w:rPr>
        <w:t xml:space="preserve"> </w:t>
      </w:r>
      <w:proofErr w:type="spellStart"/>
      <w:r>
        <w:rPr>
          <w:color w:val="1F1F1F"/>
          <w:sz w:val="24"/>
          <w:szCs w:val="24"/>
          <w:highlight w:val="white"/>
        </w:rPr>
        <w:t>komplikacím</w:t>
      </w:r>
      <w:proofErr w:type="spellEnd"/>
      <w:r>
        <w:rPr>
          <w:color w:val="1F1F1F"/>
          <w:sz w:val="24"/>
          <w:szCs w:val="24"/>
          <w:highlight w:val="white"/>
        </w:rPr>
        <w:t xml:space="preserve"> a </w:t>
      </w:r>
      <w:proofErr w:type="spellStart"/>
      <w:r>
        <w:rPr>
          <w:color w:val="1F1F1F"/>
          <w:sz w:val="24"/>
          <w:szCs w:val="24"/>
          <w:highlight w:val="white"/>
        </w:rPr>
        <w:t>zdržení</w:t>
      </w:r>
      <w:proofErr w:type="spellEnd"/>
      <w:r>
        <w:rPr>
          <w:color w:val="1F1F1F"/>
          <w:sz w:val="24"/>
          <w:szCs w:val="24"/>
          <w:highlight w:val="white"/>
        </w:rPr>
        <w:t xml:space="preserve"> </w:t>
      </w:r>
      <w:proofErr w:type="spellStart"/>
      <w:r>
        <w:rPr>
          <w:color w:val="1F1F1F"/>
          <w:sz w:val="24"/>
          <w:szCs w:val="24"/>
          <w:highlight w:val="white"/>
        </w:rPr>
        <w:t>kvůli</w:t>
      </w:r>
      <w:proofErr w:type="spellEnd"/>
      <w:r>
        <w:rPr>
          <w:color w:val="1F1F1F"/>
          <w:sz w:val="24"/>
          <w:szCs w:val="24"/>
          <w:highlight w:val="white"/>
        </w:rPr>
        <w:t xml:space="preserve"> </w:t>
      </w:r>
      <w:proofErr w:type="spellStart"/>
      <w:r>
        <w:rPr>
          <w:color w:val="1F1F1F"/>
          <w:sz w:val="24"/>
          <w:szCs w:val="24"/>
          <w:highlight w:val="white"/>
        </w:rPr>
        <w:t>chybějící</w:t>
      </w:r>
      <w:proofErr w:type="spellEnd"/>
      <w:r>
        <w:rPr>
          <w:color w:val="1F1F1F"/>
          <w:sz w:val="24"/>
          <w:szCs w:val="24"/>
          <w:highlight w:val="white"/>
        </w:rPr>
        <w:t xml:space="preserve"> </w:t>
      </w:r>
      <w:proofErr w:type="spellStart"/>
      <w:r>
        <w:rPr>
          <w:color w:val="1F1F1F"/>
          <w:sz w:val="24"/>
          <w:szCs w:val="24"/>
          <w:highlight w:val="white"/>
        </w:rPr>
        <w:t>příloze</w:t>
      </w:r>
      <w:proofErr w:type="spellEnd"/>
      <w:r>
        <w:rPr>
          <w:color w:val="1F1F1F"/>
          <w:sz w:val="24"/>
          <w:szCs w:val="24"/>
          <w:highlight w:val="white"/>
        </w:rPr>
        <w:t>.</w:t>
      </w:r>
    </w:p>
    <w:p w14:paraId="3314FCE4" w14:textId="77777777" w:rsidR="00F35B07" w:rsidRDefault="00000000">
      <w:pPr>
        <w:spacing w:before="240" w:after="240"/>
        <w:rPr>
          <w:color w:val="1F1F1F"/>
          <w:sz w:val="24"/>
          <w:szCs w:val="24"/>
          <w:highlight w:val="white"/>
        </w:rPr>
      </w:pPr>
      <w:proofErr w:type="spellStart"/>
      <w:r>
        <w:rPr>
          <w:b/>
          <w:bCs/>
          <w:color w:val="1F1F1F"/>
          <w:sz w:val="24"/>
          <w:szCs w:val="24"/>
          <w:highlight w:val="white"/>
        </w:rPr>
        <w:t>Musím</w:t>
      </w:r>
      <w:proofErr w:type="spellEnd"/>
      <w:r>
        <w:rPr>
          <w:b/>
          <w:bCs/>
          <w:color w:val="1F1F1F"/>
          <w:sz w:val="24"/>
          <w:szCs w:val="24"/>
          <w:highlight w:val="white"/>
        </w:rPr>
        <w:t xml:space="preserve"> </w:t>
      </w:r>
      <w:proofErr w:type="spellStart"/>
      <w:r>
        <w:rPr>
          <w:b/>
          <w:bCs/>
          <w:color w:val="1F1F1F"/>
          <w:sz w:val="24"/>
          <w:szCs w:val="24"/>
          <w:highlight w:val="white"/>
        </w:rPr>
        <w:t>mít</w:t>
      </w:r>
      <w:proofErr w:type="spellEnd"/>
      <w:r>
        <w:rPr>
          <w:b/>
          <w:bCs/>
          <w:color w:val="1F1F1F"/>
          <w:sz w:val="24"/>
          <w:szCs w:val="24"/>
          <w:highlight w:val="white"/>
        </w:rPr>
        <w:t xml:space="preserve"> </w:t>
      </w:r>
      <w:proofErr w:type="spellStart"/>
      <w:r>
        <w:rPr>
          <w:b/>
          <w:bCs/>
          <w:color w:val="1F1F1F"/>
          <w:sz w:val="24"/>
          <w:szCs w:val="24"/>
          <w:highlight w:val="white"/>
        </w:rPr>
        <w:t>trvalý</w:t>
      </w:r>
      <w:proofErr w:type="spellEnd"/>
      <w:r>
        <w:rPr>
          <w:b/>
          <w:bCs/>
          <w:color w:val="1F1F1F"/>
          <w:sz w:val="24"/>
          <w:szCs w:val="24"/>
          <w:highlight w:val="white"/>
        </w:rPr>
        <w:t xml:space="preserve"> </w:t>
      </w:r>
      <w:proofErr w:type="spellStart"/>
      <w:r>
        <w:rPr>
          <w:b/>
          <w:bCs/>
          <w:color w:val="1F1F1F"/>
          <w:sz w:val="24"/>
          <w:szCs w:val="24"/>
          <w:highlight w:val="white"/>
        </w:rPr>
        <w:t>pobyt</w:t>
      </w:r>
      <w:proofErr w:type="spellEnd"/>
      <w:r>
        <w:rPr>
          <w:b/>
          <w:bCs/>
          <w:color w:val="1F1F1F"/>
          <w:sz w:val="24"/>
          <w:szCs w:val="24"/>
          <w:highlight w:val="white"/>
        </w:rPr>
        <w:t xml:space="preserve"> v </w:t>
      </w:r>
      <w:proofErr w:type="spellStart"/>
      <w:r>
        <w:rPr>
          <w:b/>
          <w:bCs/>
          <w:color w:val="1F1F1F"/>
          <w:sz w:val="24"/>
          <w:szCs w:val="24"/>
          <w:highlight w:val="white"/>
        </w:rPr>
        <w:t>Brně</w:t>
      </w:r>
      <w:proofErr w:type="spellEnd"/>
      <w:r>
        <w:rPr>
          <w:b/>
          <w:bCs/>
          <w:color w:val="1F1F1F"/>
          <w:sz w:val="24"/>
          <w:szCs w:val="24"/>
          <w:highlight w:val="white"/>
        </w:rPr>
        <w:t>?</w:t>
      </w:r>
      <w:r>
        <w:rPr>
          <w:color w:val="1F1F1F"/>
          <w:sz w:val="24"/>
          <w:szCs w:val="24"/>
          <w:highlight w:val="white"/>
        </w:rPr>
        <w:t xml:space="preserve"> </w:t>
      </w:r>
    </w:p>
    <w:p w14:paraId="47369370" w14:textId="77777777" w:rsidR="00F35B07" w:rsidRDefault="00000000">
      <w:pPr>
        <w:spacing w:before="240" w:after="240"/>
        <w:rPr>
          <w:color w:val="1F1F1F"/>
          <w:sz w:val="24"/>
          <w:szCs w:val="24"/>
          <w:highlight w:val="white"/>
        </w:rPr>
      </w:pPr>
      <w:r>
        <w:rPr>
          <w:color w:val="1F1F1F"/>
          <w:sz w:val="24"/>
          <w:szCs w:val="24"/>
          <w:highlight w:val="white"/>
        </w:rPr>
        <w:lastRenderedPageBreak/>
        <w:t xml:space="preserve">Ne, </w:t>
      </w:r>
      <w:proofErr w:type="spellStart"/>
      <w:r>
        <w:rPr>
          <w:color w:val="1F1F1F"/>
          <w:sz w:val="24"/>
          <w:szCs w:val="24"/>
          <w:highlight w:val="white"/>
        </w:rPr>
        <w:t>podmínkou</w:t>
      </w:r>
      <w:proofErr w:type="spellEnd"/>
      <w:r>
        <w:rPr>
          <w:color w:val="1F1F1F"/>
          <w:sz w:val="24"/>
          <w:szCs w:val="24"/>
          <w:highlight w:val="white"/>
        </w:rPr>
        <w:t xml:space="preserve"> to </w:t>
      </w:r>
      <w:proofErr w:type="spellStart"/>
      <w:r>
        <w:rPr>
          <w:color w:val="1F1F1F"/>
          <w:sz w:val="24"/>
          <w:szCs w:val="24"/>
          <w:highlight w:val="white"/>
        </w:rPr>
        <w:t>není</w:t>
      </w:r>
      <w:proofErr w:type="spellEnd"/>
      <w:r>
        <w:rPr>
          <w:color w:val="1F1F1F"/>
          <w:sz w:val="24"/>
          <w:szCs w:val="24"/>
          <w:highlight w:val="white"/>
        </w:rPr>
        <w:t xml:space="preserve">. </w:t>
      </w:r>
      <w:proofErr w:type="spellStart"/>
      <w:r>
        <w:rPr>
          <w:color w:val="1F1F1F"/>
          <w:sz w:val="24"/>
          <w:szCs w:val="24"/>
          <w:highlight w:val="white"/>
        </w:rPr>
        <w:t>Žádat</w:t>
      </w:r>
      <w:proofErr w:type="spellEnd"/>
      <w:r>
        <w:rPr>
          <w:color w:val="1F1F1F"/>
          <w:sz w:val="24"/>
          <w:szCs w:val="24"/>
          <w:highlight w:val="white"/>
        </w:rPr>
        <w:t xml:space="preserve"> </w:t>
      </w:r>
      <w:proofErr w:type="spellStart"/>
      <w:r>
        <w:rPr>
          <w:color w:val="1F1F1F"/>
          <w:sz w:val="24"/>
          <w:szCs w:val="24"/>
          <w:highlight w:val="white"/>
        </w:rPr>
        <w:t>může</w:t>
      </w:r>
      <w:proofErr w:type="spellEnd"/>
      <w:r>
        <w:rPr>
          <w:color w:val="1F1F1F"/>
          <w:sz w:val="24"/>
          <w:szCs w:val="24"/>
          <w:highlight w:val="white"/>
        </w:rPr>
        <w:t xml:space="preserve"> </w:t>
      </w:r>
      <w:proofErr w:type="spellStart"/>
      <w:r>
        <w:rPr>
          <w:color w:val="1F1F1F"/>
          <w:sz w:val="24"/>
          <w:szCs w:val="24"/>
          <w:highlight w:val="white"/>
        </w:rPr>
        <w:t>zletilý</w:t>
      </w:r>
      <w:proofErr w:type="spellEnd"/>
      <w:r>
        <w:rPr>
          <w:color w:val="1F1F1F"/>
          <w:sz w:val="24"/>
          <w:szCs w:val="24"/>
          <w:highlight w:val="white"/>
        </w:rPr>
        <w:t xml:space="preserve"> </w:t>
      </w:r>
      <w:proofErr w:type="spellStart"/>
      <w:r>
        <w:rPr>
          <w:color w:val="1F1F1F"/>
          <w:sz w:val="24"/>
          <w:szCs w:val="24"/>
          <w:highlight w:val="white"/>
        </w:rPr>
        <w:t>občan</w:t>
      </w:r>
      <w:proofErr w:type="spellEnd"/>
      <w:r>
        <w:rPr>
          <w:color w:val="1F1F1F"/>
          <w:sz w:val="24"/>
          <w:szCs w:val="24"/>
          <w:highlight w:val="white"/>
        </w:rPr>
        <w:t xml:space="preserve"> ČR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cizinec</w:t>
      </w:r>
      <w:proofErr w:type="spellEnd"/>
      <w:r>
        <w:rPr>
          <w:color w:val="1F1F1F"/>
          <w:sz w:val="24"/>
          <w:szCs w:val="24"/>
          <w:highlight w:val="white"/>
        </w:rPr>
        <w:t xml:space="preserve"> s </w:t>
      </w:r>
      <w:proofErr w:type="spellStart"/>
      <w:r>
        <w:rPr>
          <w:color w:val="1F1F1F"/>
          <w:sz w:val="24"/>
          <w:szCs w:val="24"/>
          <w:highlight w:val="white"/>
        </w:rPr>
        <w:t>trvalým</w:t>
      </w:r>
      <w:proofErr w:type="spellEnd"/>
      <w:r>
        <w:rPr>
          <w:color w:val="1F1F1F"/>
          <w:sz w:val="24"/>
          <w:szCs w:val="24"/>
          <w:highlight w:val="white"/>
        </w:rPr>
        <w:t xml:space="preserve"> </w:t>
      </w:r>
      <w:proofErr w:type="spellStart"/>
      <w:r>
        <w:rPr>
          <w:color w:val="1F1F1F"/>
          <w:sz w:val="24"/>
          <w:szCs w:val="24"/>
          <w:highlight w:val="white"/>
        </w:rPr>
        <w:t>pobytem</w:t>
      </w:r>
      <w:proofErr w:type="spellEnd"/>
      <w:r>
        <w:rPr>
          <w:color w:val="1F1F1F"/>
          <w:sz w:val="24"/>
          <w:szCs w:val="24"/>
          <w:highlight w:val="white"/>
        </w:rPr>
        <w:t xml:space="preserve"> v ČR. </w:t>
      </w:r>
      <w:proofErr w:type="spellStart"/>
      <w:r>
        <w:rPr>
          <w:color w:val="1F1F1F"/>
          <w:sz w:val="24"/>
          <w:szCs w:val="24"/>
          <w:highlight w:val="white"/>
        </w:rPr>
        <w:t>Některé</w:t>
      </w:r>
      <w:proofErr w:type="spellEnd"/>
      <w:r>
        <w:rPr>
          <w:color w:val="1F1F1F"/>
          <w:sz w:val="24"/>
          <w:szCs w:val="24"/>
          <w:highlight w:val="white"/>
        </w:rPr>
        <w:t xml:space="preserve"> </w:t>
      </w:r>
      <w:proofErr w:type="spellStart"/>
      <w:r>
        <w:rPr>
          <w:color w:val="1F1F1F"/>
          <w:sz w:val="24"/>
          <w:szCs w:val="24"/>
          <w:highlight w:val="white"/>
        </w:rPr>
        <w:t>městské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ale </w:t>
      </w:r>
      <w:proofErr w:type="spellStart"/>
      <w:r>
        <w:rPr>
          <w:color w:val="1F1F1F"/>
          <w:sz w:val="24"/>
          <w:szCs w:val="24"/>
          <w:highlight w:val="white"/>
        </w:rPr>
        <w:t>mohou</w:t>
      </w:r>
      <w:proofErr w:type="spellEnd"/>
      <w:r>
        <w:rPr>
          <w:color w:val="1F1F1F"/>
          <w:sz w:val="24"/>
          <w:szCs w:val="24"/>
          <w:highlight w:val="white"/>
        </w:rPr>
        <w:t xml:space="preserve"> </w:t>
      </w:r>
      <w:proofErr w:type="spellStart"/>
      <w:r>
        <w:rPr>
          <w:color w:val="1F1F1F"/>
          <w:sz w:val="24"/>
          <w:szCs w:val="24"/>
          <w:highlight w:val="white"/>
        </w:rPr>
        <w:t>trvalý</w:t>
      </w:r>
      <w:proofErr w:type="spellEnd"/>
      <w:r>
        <w:rPr>
          <w:color w:val="1F1F1F"/>
          <w:sz w:val="24"/>
          <w:szCs w:val="24"/>
          <w:highlight w:val="white"/>
        </w:rPr>
        <w:t xml:space="preserve"> </w:t>
      </w:r>
      <w:proofErr w:type="spellStart"/>
      <w:r>
        <w:rPr>
          <w:color w:val="1F1F1F"/>
          <w:sz w:val="24"/>
          <w:szCs w:val="24"/>
          <w:highlight w:val="white"/>
        </w:rPr>
        <w:t>pobyt</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dobu</w:t>
      </w:r>
      <w:proofErr w:type="spellEnd"/>
      <w:r>
        <w:rPr>
          <w:color w:val="1F1F1F"/>
          <w:sz w:val="24"/>
          <w:szCs w:val="24"/>
          <w:highlight w:val="white"/>
        </w:rPr>
        <w:t xml:space="preserve"> </w:t>
      </w:r>
      <w:proofErr w:type="spellStart"/>
      <w:r>
        <w:rPr>
          <w:color w:val="1F1F1F"/>
          <w:sz w:val="24"/>
          <w:szCs w:val="24"/>
          <w:highlight w:val="white"/>
        </w:rPr>
        <w:t>pobytu</w:t>
      </w:r>
      <w:proofErr w:type="spellEnd"/>
      <w:r>
        <w:rPr>
          <w:color w:val="1F1F1F"/>
          <w:sz w:val="24"/>
          <w:szCs w:val="24"/>
          <w:highlight w:val="white"/>
        </w:rPr>
        <w:t xml:space="preserve"> </w:t>
      </w:r>
      <w:proofErr w:type="spellStart"/>
      <w:r>
        <w:rPr>
          <w:color w:val="1F1F1F"/>
          <w:sz w:val="24"/>
          <w:szCs w:val="24"/>
          <w:highlight w:val="white"/>
        </w:rPr>
        <w:t>bodově</w:t>
      </w:r>
      <w:proofErr w:type="spellEnd"/>
      <w:r>
        <w:rPr>
          <w:color w:val="1F1F1F"/>
          <w:sz w:val="24"/>
          <w:szCs w:val="24"/>
          <w:highlight w:val="white"/>
        </w:rPr>
        <w:t xml:space="preserve"> </w:t>
      </w:r>
      <w:proofErr w:type="spellStart"/>
      <w:r>
        <w:rPr>
          <w:color w:val="1F1F1F"/>
          <w:sz w:val="24"/>
          <w:szCs w:val="24"/>
          <w:highlight w:val="white"/>
        </w:rPr>
        <w:t>zvýhodňovat</w:t>
      </w:r>
      <w:proofErr w:type="spellEnd"/>
      <w:r>
        <w:rPr>
          <w:color w:val="1F1F1F"/>
          <w:sz w:val="24"/>
          <w:szCs w:val="24"/>
          <w:highlight w:val="white"/>
        </w:rPr>
        <w:t xml:space="preserve"> - </w:t>
      </w:r>
      <w:proofErr w:type="spellStart"/>
      <w:r>
        <w:rPr>
          <w:color w:val="1F1F1F"/>
          <w:sz w:val="24"/>
          <w:szCs w:val="24"/>
          <w:highlight w:val="white"/>
        </w:rPr>
        <w:t>ověřte</w:t>
      </w:r>
      <w:proofErr w:type="spellEnd"/>
      <w:r>
        <w:rPr>
          <w:color w:val="1F1F1F"/>
          <w:sz w:val="24"/>
          <w:szCs w:val="24"/>
          <w:highlight w:val="white"/>
        </w:rPr>
        <w:t xml:space="preserve"> </w:t>
      </w:r>
      <w:proofErr w:type="spellStart"/>
      <w:r>
        <w:rPr>
          <w:color w:val="1F1F1F"/>
          <w:sz w:val="24"/>
          <w:szCs w:val="24"/>
          <w:highlight w:val="white"/>
        </w:rPr>
        <w:t>si</w:t>
      </w:r>
      <w:proofErr w:type="spellEnd"/>
      <w:r>
        <w:rPr>
          <w:color w:val="1F1F1F"/>
          <w:sz w:val="24"/>
          <w:szCs w:val="24"/>
          <w:highlight w:val="white"/>
        </w:rPr>
        <w:t xml:space="preserve"> to v </w:t>
      </w:r>
      <w:proofErr w:type="spellStart"/>
      <w:r>
        <w:rPr>
          <w:color w:val="1F1F1F"/>
          <w:sz w:val="24"/>
          <w:szCs w:val="24"/>
          <w:highlight w:val="white"/>
        </w:rPr>
        <w:t>kritériích</w:t>
      </w:r>
      <w:proofErr w:type="spellEnd"/>
      <w:r>
        <w:rPr>
          <w:color w:val="1F1F1F"/>
          <w:sz w:val="24"/>
          <w:szCs w:val="24"/>
          <w:highlight w:val="white"/>
        </w:rPr>
        <w:t xml:space="preserve"> </w:t>
      </w:r>
      <w:proofErr w:type="spellStart"/>
      <w:r>
        <w:rPr>
          <w:color w:val="1F1F1F"/>
          <w:sz w:val="24"/>
          <w:szCs w:val="24"/>
          <w:highlight w:val="white"/>
        </w:rPr>
        <w:t>konkrétní</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w:t>
      </w:r>
    </w:p>
    <w:p w14:paraId="13C31D03" w14:textId="77777777" w:rsidR="00F35B07" w:rsidRDefault="00000000">
      <w:pPr>
        <w:spacing w:before="240" w:after="240"/>
        <w:rPr>
          <w:color w:val="1F1F1F"/>
          <w:sz w:val="24"/>
          <w:szCs w:val="24"/>
          <w:highlight w:val="white"/>
        </w:rPr>
      </w:pPr>
      <w:r>
        <w:rPr>
          <w:b/>
          <w:bCs/>
          <w:color w:val="1F1F1F"/>
          <w:sz w:val="24"/>
          <w:szCs w:val="24"/>
          <w:highlight w:val="white"/>
        </w:rPr>
        <w:t xml:space="preserve">Co </w:t>
      </w:r>
      <w:proofErr w:type="spellStart"/>
      <w:r>
        <w:rPr>
          <w:b/>
          <w:bCs/>
          <w:color w:val="1F1F1F"/>
          <w:sz w:val="24"/>
          <w:szCs w:val="24"/>
          <w:highlight w:val="white"/>
        </w:rPr>
        <w:t>když</w:t>
      </w:r>
      <w:proofErr w:type="spellEnd"/>
      <w:r>
        <w:rPr>
          <w:b/>
          <w:bCs/>
          <w:color w:val="1F1F1F"/>
          <w:sz w:val="24"/>
          <w:szCs w:val="24"/>
          <w:highlight w:val="white"/>
        </w:rPr>
        <w:t xml:space="preserve"> </w:t>
      </w:r>
      <w:proofErr w:type="spellStart"/>
      <w:r>
        <w:rPr>
          <w:b/>
          <w:bCs/>
          <w:color w:val="1F1F1F"/>
          <w:sz w:val="24"/>
          <w:szCs w:val="24"/>
          <w:highlight w:val="white"/>
        </w:rPr>
        <w:t>mám</w:t>
      </w:r>
      <w:proofErr w:type="spellEnd"/>
      <w:r>
        <w:rPr>
          <w:b/>
          <w:bCs/>
          <w:color w:val="1F1F1F"/>
          <w:sz w:val="24"/>
          <w:szCs w:val="24"/>
          <w:highlight w:val="white"/>
        </w:rPr>
        <w:t xml:space="preserve"> </w:t>
      </w:r>
      <w:proofErr w:type="spellStart"/>
      <w:r>
        <w:rPr>
          <w:b/>
          <w:bCs/>
          <w:color w:val="1F1F1F"/>
          <w:sz w:val="24"/>
          <w:szCs w:val="24"/>
          <w:highlight w:val="white"/>
        </w:rPr>
        <w:t>exekuci</w:t>
      </w:r>
      <w:proofErr w:type="spellEnd"/>
      <w:r>
        <w:rPr>
          <w:b/>
          <w:bCs/>
          <w:color w:val="1F1F1F"/>
          <w:sz w:val="24"/>
          <w:szCs w:val="24"/>
          <w:highlight w:val="white"/>
        </w:rPr>
        <w:t>?</w:t>
      </w:r>
      <w:r>
        <w:rPr>
          <w:color w:val="1F1F1F"/>
          <w:sz w:val="24"/>
          <w:szCs w:val="24"/>
          <w:highlight w:val="white"/>
        </w:rPr>
        <w:t xml:space="preserve"> </w:t>
      </w:r>
    </w:p>
    <w:p w14:paraId="3F3CB017" w14:textId="77777777" w:rsidR="00F35B07" w:rsidRDefault="00000000">
      <w:pPr>
        <w:spacing w:before="240" w:after="240"/>
        <w:rPr>
          <w:color w:val="1F1F1F"/>
          <w:sz w:val="24"/>
          <w:szCs w:val="24"/>
          <w:highlight w:val="yellow"/>
        </w:rPr>
      </w:pPr>
      <w:proofErr w:type="spellStart"/>
      <w:r>
        <w:rPr>
          <w:color w:val="1F1F1F"/>
          <w:sz w:val="24"/>
          <w:szCs w:val="24"/>
          <w:highlight w:val="white"/>
        </w:rPr>
        <w:t>Některé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vyžadují</w:t>
      </w:r>
      <w:proofErr w:type="spellEnd"/>
      <w:r>
        <w:rPr>
          <w:color w:val="1F1F1F"/>
          <w:sz w:val="24"/>
          <w:szCs w:val="24"/>
          <w:highlight w:val="white"/>
        </w:rPr>
        <w:t xml:space="preserve"> </w:t>
      </w:r>
      <w:proofErr w:type="spellStart"/>
      <w:r>
        <w:rPr>
          <w:color w:val="1F1F1F"/>
          <w:sz w:val="24"/>
          <w:szCs w:val="24"/>
          <w:highlight w:val="white"/>
        </w:rPr>
        <w:t>čistý</w:t>
      </w:r>
      <w:proofErr w:type="spellEnd"/>
      <w:r>
        <w:rPr>
          <w:color w:val="1F1F1F"/>
          <w:sz w:val="24"/>
          <w:szCs w:val="24"/>
          <w:highlight w:val="white"/>
        </w:rPr>
        <w:t xml:space="preserve"> </w:t>
      </w:r>
      <w:proofErr w:type="spellStart"/>
      <w:r>
        <w:rPr>
          <w:color w:val="1F1F1F"/>
          <w:sz w:val="24"/>
          <w:szCs w:val="24"/>
          <w:highlight w:val="white"/>
        </w:rPr>
        <w:t>výpis</w:t>
      </w:r>
      <w:proofErr w:type="spellEnd"/>
      <w:r>
        <w:rPr>
          <w:color w:val="1F1F1F"/>
          <w:sz w:val="24"/>
          <w:szCs w:val="24"/>
          <w:highlight w:val="white"/>
        </w:rPr>
        <w:t xml:space="preserve"> z </w:t>
      </w:r>
      <w:proofErr w:type="spellStart"/>
      <w:r>
        <w:rPr>
          <w:color w:val="1F1F1F"/>
          <w:sz w:val="24"/>
          <w:szCs w:val="24"/>
          <w:highlight w:val="white"/>
        </w:rPr>
        <w:t>centrální</w:t>
      </w:r>
      <w:proofErr w:type="spellEnd"/>
      <w:r>
        <w:rPr>
          <w:color w:val="1F1F1F"/>
          <w:sz w:val="24"/>
          <w:szCs w:val="24"/>
          <w:highlight w:val="white"/>
        </w:rPr>
        <w:t xml:space="preserve"> evidence </w:t>
      </w:r>
      <w:proofErr w:type="spellStart"/>
      <w:r>
        <w:rPr>
          <w:color w:val="1F1F1F"/>
          <w:sz w:val="24"/>
          <w:szCs w:val="24"/>
          <w:highlight w:val="white"/>
        </w:rPr>
        <w:t>exekucí</w:t>
      </w:r>
      <w:proofErr w:type="spellEnd"/>
      <w:r>
        <w:rPr>
          <w:color w:val="1F1F1F"/>
          <w:sz w:val="24"/>
          <w:szCs w:val="24"/>
          <w:highlight w:val="white"/>
        </w:rPr>
        <w:t xml:space="preserve">. </w:t>
      </w:r>
      <w:proofErr w:type="spellStart"/>
      <w:r>
        <w:rPr>
          <w:color w:val="1F1F1F"/>
          <w:sz w:val="24"/>
          <w:szCs w:val="24"/>
          <w:highlight w:val="white"/>
        </w:rPr>
        <w:t>Dluh</w:t>
      </w:r>
      <w:proofErr w:type="spellEnd"/>
      <w:r>
        <w:rPr>
          <w:color w:val="1F1F1F"/>
          <w:sz w:val="24"/>
          <w:szCs w:val="24"/>
          <w:highlight w:val="white"/>
        </w:rPr>
        <w:t xml:space="preserve"> po </w:t>
      </w:r>
      <w:proofErr w:type="spellStart"/>
      <w:r>
        <w:rPr>
          <w:color w:val="1F1F1F"/>
          <w:sz w:val="24"/>
          <w:szCs w:val="24"/>
          <w:highlight w:val="white"/>
        </w:rPr>
        <w:t>splatnosti</w:t>
      </w:r>
      <w:proofErr w:type="spellEnd"/>
      <w:r>
        <w:rPr>
          <w:color w:val="1F1F1F"/>
          <w:sz w:val="24"/>
          <w:szCs w:val="24"/>
          <w:highlight w:val="white"/>
        </w:rPr>
        <w:t xml:space="preserve"> </w:t>
      </w:r>
      <w:proofErr w:type="spellStart"/>
      <w:r>
        <w:rPr>
          <w:color w:val="1F1F1F"/>
          <w:sz w:val="24"/>
          <w:szCs w:val="24"/>
          <w:highlight w:val="white"/>
        </w:rPr>
        <w:t>vůči</w:t>
      </w:r>
      <w:proofErr w:type="spellEnd"/>
      <w:r>
        <w:rPr>
          <w:color w:val="1F1F1F"/>
          <w:sz w:val="24"/>
          <w:szCs w:val="24"/>
          <w:highlight w:val="white"/>
        </w:rPr>
        <w:t xml:space="preserve"> </w:t>
      </w:r>
      <w:proofErr w:type="spellStart"/>
      <w:r>
        <w:rPr>
          <w:color w:val="1F1F1F"/>
          <w:sz w:val="24"/>
          <w:szCs w:val="24"/>
          <w:highlight w:val="white"/>
        </w:rPr>
        <w:t>městu</w:t>
      </w:r>
      <w:proofErr w:type="spellEnd"/>
      <w:r>
        <w:rPr>
          <w:color w:val="1F1F1F"/>
          <w:sz w:val="24"/>
          <w:szCs w:val="24"/>
          <w:highlight w:val="white"/>
        </w:rPr>
        <w:t xml:space="preserve"> je </w:t>
      </w:r>
      <w:proofErr w:type="spellStart"/>
      <w:r>
        <w:rPr>
          <w:color w:val="1F1F1F"/>
          <w:sz w:val="24"/>
          <w:szCs w:val="24"/>
          <w:highlight w:val="white"/>
        </w:rPr>
        <w:t>každopádně</w:t>
      </w:r>
      <w:proofErr w:type="spellEnd"/>
      <w:r>
        <w:rPr>
          <w:color w:val="1F1F1F"/>
          <w:sz w:val="24"/>
          <w:szCs w:val="24"/>
          <w:highlight w:val="white"/>
        </w:rPr>
        <w:t xml:space="preserve"> </w:t>
      </w:r>
      <w:proofErr w:type="spellStart"/>
      <w:r>
        <w:rPr>
          <w:color w:val="1F1F1F"/>
          <w:sz w:val="24"/>
          <w:szCs w:val="24"/>
          <w:highlight w:val="white"/>
        </w:rPr>
        <w:t>absolutní</w:t>
      </w:r>
      <w:proofErr w:type="spellEnd"/>
      <w:r>
        <w:rPr>
          <w:color w:val="1F1F1F"/>
          <w:sz w:val="24"/>
          <w:szCs w:val="24"/>
          <w:highlight w:val="white"/>
        </w:rPr>
        <w:t xml:space="preserve"> </w:t>
      </w:r>
      <w:proofErr w:type="spellStart"/>
      <w:r>
        <w:rPr>
          <w:color w:val="1F1F1F"/>
          <w:sz w:val="24"/>
          <w:szCs w:val="24"/>
          <w:highlight w:val="white"/>
        </w:rPr>
        <w:t>překážkou</w:t>
      </w:r>
      <w:proofErr w:type="spellEnd"/>
      <w:r>
        <w:rPr>
          <w:color w:val="1F1F1F"/>
          <w:sz w:val="24"/>
          <w:szCs w:val="24"/>
          <w:highlight w:val="white"/>
        </w:rPr>
        <w:t xml:space="preserve">. </w:t>
      </w:r>
      <w:proofErr w:type="spellStart"/>
      <w:r>
        <w:rPr>
          <w:color w:val="1F1F1F"/>
          <w:sz w:val="24"/>
          <w:szCs w:val="24"/>
          <w:highlight w:val="white"/>
        </w:rPr>
        <w:t>Pokud</w:t>
      </w:r>
      <w:proofErr w:type="spellEnd"/>
      <w:r>
        <w:rPr>
          <w:color w:val="1F1F1F"/>
          <w:sz w:val="24"/>
          <w:szCs w:val="24"/>
          <w:highlight w:val="white"/>
        </w:rPr>
        <w:t xml:space="preserve"> </w:t>
      </w:r>
      <w:proofErr w:type="spellStart"/>
      <w:r>
        <w:rPr>
          <w:color w:val="1F1F1F"/>
          <w:sz w:val="24"/>
          <w:szCs w:val="24"/>
          <w:highlight w:val="white"/>
        </w:rPr>
        <w:t>řešíte</w:t>
      </w:r>
      <w:proofErr w:type="spellEnd"/>
      <w:r>
        <w:rPr>
          <w:color w:val="1F1F1F"/>
          <w:sz w:val="24"/>
          <w:szCs w:val="24"/>
          <w:highlight w:val="white"/>
        </w:rPr>
        <w:t xml:space="preserve"> </w:t>
      </w:r>
      <w:proofErr w:type="spellStart"/>
      <w:r>
        <w:rPr>
          <w:color w:val="1F1F1F"/>
          <w:sz w:val="24"/>
          <w:szCs w:val="24"/>
          <w:highlight w:val="white"/>
        </w:rPr>
        <w:t>exekuci</w:t>
      </w:r>
      <w:proofErr w:type="spellEnd"/>
      <w:r>
        <w:rPr>
          <w:color w:val="1F1F1F"/>
          <w:sz w:val="24"/>
          <w:szCs w:val="24"/>
          <w:highlight w:val="white"/>
        </w:rPr>
        <w:t xml:space="preserve"> </w:t>
      </w:r>
      <w:proofErr w:type="spellStart"/>
      <w:r>
        <w:rPr>
          <w:color w:val="1F1F1F"/>
          <w:sz w:val="24"/>
          <w:szCs w:val="24"/>
          <w:highlight w:val="white"/>
        </w:rPr>
        <w:t>či</w:t>
      </w:r>
      <w:proofErr w:type="spellEnd"/>
      <w:r>
        <w:rPr>
          <w:color w:val="1F1F1F"/>
          <w:sz w:val="24"/>
          <w:szCs w:val="24"/>
          <w:highlight w:val="white"/>
        </w:rPr>
        <w:t xml:space="preserve"> </w:t>
      </w:r>
      <w:proofErr w:type="spellStart"/>
      <w:r>
        <w:rPr>
          <w:color w:val="1F1F1F"/>
          <w:sz w:val="24"/>
          <w:szCs w:val="24"/>
          <w:highlight w:val="white"/>
        </w:rPr>
        <w:t>dluhy</w:t>
      </w:r>
      <w:proofErr w:type="spellEnd"/>
      <w:r>
        <w:rPr>
          <w:color w:val="1F1F1F"/>
          <w:sz w:val="24"/>
          <w:szCs w:val="24"/>
          <w:highlight w:val="white"/>
        </w:rPr>
        <w:t xml:space="preserve">, </w:t>
      </w:r>
      <w:proofErr w:type="spellStart"/>
      <w:r>
        <w:rPr>
          <w:color w:val="1F1F1F"/>
          <w:sz w:val="24"/>
          <w:szCs w:val="24"/>
          <w:highlight w:val="white"/>
        </w:rPr>
        <w:t>má</w:t>
      </w:r>
      <w:proofErr w:type="spellEnd"/>
      <w:r>
        <w:rPr>
          <w:color w:val="1F1F1F"/>
          <w:sz w:val="24"/>
          <w:szCs w:val="24"/>
          <w:highlight w:val="white"/>
        </w:rPr>
        <w:t xml:space="preserve"> </w:t>
      </w:r>
      <w:proofErr w:type="spellStart"/>
      <w:r>
        <w:rPr>
          <w:color w:val="1F1F1F"/>
          <w:sz w:val="24"/>
          <w:szCs w:val="24"/>
          <w:highlight w:val="white"/>
        </w:rPr>
        <w:t>smysl</w:t>
      </w:r>
      <w:proofErr w:type="spellEnd"/>
      <w:r>
        <w:rPr>
          <w:color w:val="1F1F1F"/>
          <w:sz w:val="24"/>
          <w:szCs w:val="24"/>
          <w:highlight w:val="white"/>
        </w:rPr>
        <w:t xml:space="preserve"> </w:t>
      </w:r>
      <w:proofErr w:type="spellStart"/>
      <w:r>
        <w:rPr>
          <w:color w:val="1F1F1F"/>
          <w:sz w:val="24"/>
          <w:szCs w:val="24"/>
          <w:highlight w:val="white"/>
        </w:rPr>
        <w:t>nejdřív</w:t>
      </w:r>
      <w:proofErr w:type="spellEnd"/>
      <w:r>
        <w:rPr>
          <w:color w:val="1F1F1F"/>
          <w:sz w:val="24"/>
          <w:szCs w:val="24"/>
          <w:highlight w:val="white"/>
        </w:rPr>
        <w:t xml:space="preserve"> </w:t>
      </w:r>
      <w:proofErr w:type="spellStart"/>
      <w:r>
        <w:rPr>
          <w:color w:val="1F1F1F"/>
          <w:sz w:val="24"/>
          <w:szCs w:val="24"/>
          <w:highlight w:val="white"/>
        </w:rPr>
        <w:t>vyhledat</w:t>
      </w:r>
      <w:proofErr w:type="spellEnd"/>
      <w:r>
        <w:rPr>
          <w:color w:val="1F1F1F"/>
          <w:sz w:val="24"/>
          <w:szCs w:val="24"/>
          <w:highlight w:val="white"/>
        </w:rPr>
        <w:t xml:space="preserve"> </w:t>
      </w:r>
      <w:proofErr w:type="spellStart"/>
      <w:r>
        <w:rPr>
          <w:color w:val="1F1F1F"/>
          <w:sz w:val="24"/>
          <w:szCs w:val="24"/>
          <w:highlight w:val="white"/>
        </w:rPr>
        <w:t>dluhové</w:t>
      </w:r>
      <w:proofErr w:type="spellEnd"/>
      <w:r>
        <w:rPr>
          <w:color w:val="1F1F1F"/>
          <w:sz w:val="24"/>
          <w:szCs w:val="24"/>
          <w:highlight w:val="white"/>
        </w:rPr>
        <w:t xml:space="preserve"> </w:t>
      </w:r>
      <w:proofErr w:type="spellStart"/>
      <w:r>
        <w:rPr>
          <w:color w:val="1F1F1F"/>
          <w:sz w:val="24"/>
          <w:szCs w:val="24"/>
          <w:highlight w:val="white"/>
        </w:rPr>
        <w:t>poradenství</w:t>
      </w:r>
      <w:proofErr w:type="spellEnd"/>
      <w:r>
        <w:rPr>
          <w:color w:val="1F1F1F"/>
          <w:sz w:val="24"/>
          <w:szCs w:val="24"/>
          <w:highlight w:val="white"/>
        </w:rPr>
        <w:t xml:space="preserve">. </w:t>
      </w:r>
      <w:r>
        <w:rPr>
          <w:color w:val="1F1F1F"/>
          <w:sz w:val="24"/>
          <w:szCs w:val="24"/>
          <w:highlight w:val="yellow"/>
        </w:rPr>
        <w:t>[</w:t>
      </w:r>
      <w:proofErr w:type="spellStart"/>
      <w:r>
        <w:rPr>
          <w:color w:val="1F1F1F"/>
          <w:sz w:val="24"/>
          <w:szCs w:val="24"/>
          <w:highlight w:val="yellow"/>
        </w:rPr>
        <w:t>Doplnit</w:t>
      </w:r>
      <w:proofErr w:type="spellEnd"/>
      <w:r>
        <w:rPr>
          <w:color w:val="1F1F1F"/>
          <w:sz w:val="24"/>
          <w:szCs w:val="24"/>
          <w:highlight w:val="yellow"/>
        </w:rPr>
        <w:t xml:space="preserve">: </w:t>
      </w:r>
      <w:proofErr w:type="spellStart"/>
      <w:r>
        <w:rPr>
          <w:color w:val="1F1F1F"/>
          <w:sz w:val="24"/>
          <w:szCs w:val="24"/>
          <w:highlight w:val="yellow"/>
        </w:rPr>
        <w:t>odkaz</w:t>
      </w:r>
      <w:proofErr w:type="spellEnd"/>
      <w:r>
        <w:rPr>
          <w:color w:val="1F1F1F"/>
          <w:sz w:val="24"/>
          <w:szCs w:val="24"/>
          <w:highlight w:val="yellow"/>
        </w:rPr>
        <w:t xml:space="preserve"> </w:t>
      </w:r>
      <w:proofErr w:type="spellStart"/>
      <w:r>
        <w:rPr>
          <w:color w:val="1F1F1F"/>
          <w:sz w:val="24"/>
          <w:szCs w:val="24"/>
          <w:highlight w:val="yellow"/>
        </w:rPr>
        <w:t>na</w:t>
      </w:r>
      <w:proofErr w:type="spellEnd"/>
      <w:r>
        <w:rPr>
          <w:color w:val="1F1F1F"/>
          <w:sz w:val="24"/>
          <w:szCs w:val="24"/>
          <w:highlight w:val="yellow"/>
        </w:rPr>
        <w:t xml:space="preserve"> </w:t>
      </w:r>
      <w:proofErr w:type="spellStart"/>
      <w:r>
        <w:rPr>
          <w:color w:val="1F1F1F"/>
          <w:sz w:val="24"/>
          <w:szCs w:val="24"/>
          <w:highlight w:val="yellow"/>
        </w:rPr>
        <w:t>bezplatné</w:t>
      </w:r>
      <w:proofErr w:type="spellEnd"/>
      <w:r>
        <w:rPr>
          <w:color w:val="1F1F1F"/>
          <w:sz w:val="24"/>
          <w:szCs w:val="24"/>
          <w:highlight w:val="yellow"/>
        </w:rPr>
        <w:t xml:space="preserve"> </w:t>
      </w:r>
      <w:proofErr w:type="spellStart"/>
      <w:r>
        <w:rPr>
          <w:color w:val="1F1F1F"/>
          <w:sz w:val="24"/>
          <w:szCs w:val="24"/>
          <w:highlight w:val="yellow"/>
        </w:rPr>
        <w:t>dluhové</w:t>
      </w:r>
      <w:proofErr w:type="spellEnd"/>
      <w:r>
        <w:rPr>
          <w:color w:val="1F1F1F"/>
          <w:sz w:val="24"/>
          <w:szCs w:val="24"/>
          <w:highlight w:val="yellow"/>
        </w:rPr>
        <w:t xml:space="preserve"> </w:t>
      </w:r>
      <w:proofErr w:type="spellStart"/>
      <w:r>
        <w:rPr>
          <w:color w:val="1F1F1F"/>
          <w:sz w:val="24"/>
          <w:szCs w:val="24"/>
          <w:highlight w:val="yellow"/>
        </w:rPr>
        <w:t>poradenství</w:t>
      </w:r>
      <w:proofErr w:type="spellEnd"/>
      <w:r>
        <w:rPr>
          <w:color w:val="1F1F1F"/>
          <w:sz w:val="24"/>
          <w:szCs w:val="24"/>
          <w:highlight w:val="yellow"/>
        </w:rPr>
        <w:t xml:space="preserve"> v </w:t>
      </w:r>
      <w:proofErr w:type="spellStart"/>
      <w:r>
        <w:rPr>
          <w:color w:val="1F1F1F"/>
          <w:sz w:val="24"/>
          <w:szCs w:val="24"/>
          <w:highlight w:val="yellow"/>
        </w:rPr>
        <w:t>Brně</w:t>
      </w:r>
      <w:proofErr w:type="spellEnd"/>
      <w:r>
        <w:rPr>
          <w:color w:val="1F1F1F"/>
          <w:sz w:val="24"/>
          <w:szCs w:val="24"/>
          <w:highlight w:val="yellow"/>
        </w:rPr>
        <w:t>.]</w:t>
      </w:r>
    </w:p>
    <w:p w14:paraId="163C3E72" w14:textId="77777777" w:rsidR="00F35B07" w:rsidRDefault="00000000">
      <w:pPr>
        <w:spacing w:before="240" w:after="240"/>
        <w:rPr>
          <w:color w:val="1F1F1F"/>
          <w:sz w:val="24"/>
          <w:szCs w:val="24"/>
          <w:highlight w:val="white"/>
        </w:rPr>
      </w:pPr>
      <w:proofErr w:type="spellStart"/>
      <w:r>
        <w:rPr>
          <w:b/>
          <w:bCs/>
          <w:color w:val="1F1F1F"/>
          <w:sz w:val="24"/>
          <w:szCs w:val="24"/>
          <w:highlight w:val="white"/>
        </w:rPr>
        <w:t>Můžu</w:t>
      </w:r>
      <w:proofErr w:type="spellEnd"/>
      <w:r>
        <w:rPr>
          <w:b/>
          <w:bCs/>
          <w:color w:val="1F1F1F"/>
          <w:sz w:val="24"/>
          <w:szCs w:val="24"/>
          <w:highlight w:val="white"/>
        </w:rPr>
        <w:t xml:space="preserve"> </w:t>
      </w:r>
      <w:proofErr w:type="spellStart"/>
      <w:r>
        <w:rPr>
          <w:b/>
          <w:bCs/>
          <w:color w:val="1F1F1F"/>
          <w:sz w:val="24"/>
          <w:szCs w:val="24"/>
          <w:highlight w:val="white"/>
        </w:rPr>
        <w:t>být</w:t>
      </w:r>
      <w:proofErr w:type="spellEnd"/>
      <w:r>
        <w:rPr>
          <w:b/>
          <w:bCs/>
          <w:color w:val="1F1F1F"/>
          <w:sz w:val="24"/>
          <w:szCs w:val="24"/>
          <w:highlight w:val="white"/>
        </w:rPr>
        <w:t xml:space="preserve"> </w:t>
      </w:r>
      <w:proofErr w:type="spellStart"/>
      <w:r>
        <w:rPr>
          <w:b/>
          <w:bCs/>
          <w:color w:val="1F1F1F"/>
          <w:sz w:val="24"/>
          <w:szCs w:val="24"/>
          <w:highlight w:val="white"/>
        </w:rPr>
        <w:t>vyřazen</w:t>
      </w:r>
      <w:proofErr w:type="spellEnd"/>
      <w:r>
        <w:rPr>
          <w:b/>
          <w:bCs/>
          <w:color w:val="1F1F1F"/>
          <w:sz w:val="24"/>
          <w:szCs w:val="24"/>
          <w:highlight w:val="white"/>
        </w:rPr>
        <w:t xml:space="preserve"> </w:t>
      </w:r>
      <w:proofErr w:type="spellStart"/>
      <w:r>
        <w:rPr>
          <w:b/>
          <w:bCs/>
          <w:color w:val="1F1F1F"/>
          <w:sz w:val="24"/>
          <w:szCs w:val="24"/>
          <w:highlight w:val="white"/>
        </w:rPr>
        <w:t>i</w:t>
      </w:r>
      <w:proofErr w:type="spellEnd"/>
      <w:r>
        <w:rPr>
          <w:b/>
          <w:bCs/>
          <w:color w:val="1F1F1F"/>
          <w:sz w:val="24"/>
          <w:szCs w:val="24"/>
          <w:highlight w:val="white"/>
        </w:rPr>
        <w:t xml:space="preserve"> </w:t>
      </w:r>
      <w:proofErr w:type="spellStart"/>
      <w:r>
        <w:rPr>
          <w:b/>
          <w:bCs/>
          <w:color w:val="1F1F1F"/>
          <w:sz w:val="24"/>
          <w:szCs w:val="24"/>
          <w:highlight w:val="white"/>
        </w:rPr>
        <w:t>poté</w:t>
      </w:r>
      <w:proofErr w:type="spellEnd"/>
      <w:r>
        <w:rPr>
          <w:b/>
          <w:bCs/>
          <w:color w:val="1F1F1F"/>
          <w:sz w:val="24"/>
          <w:szCs w:val="24"/>
          <w:highlight w:val="white"/>
        </w:rPr>
        <w:t xml:space="preserve">, co </w:t>
      </w:r>
      <w:proofErr w:type="spellStart"/>
      <w:r>
        <w:rPr>
          <w:b/>
          <w:bCs/>
          <w:color w:val="1F1F1F"/>
          <w:sz w:val="24"/>
          <w:szCs w:val="24"/>
          <w:highlight w:val="white"/>
        </w:rPr>
        <w:t>už</w:t>
      </w:r>
      <w:proofErr w:type="spellEnd"/>
      <w:r>
        <w:rPr>
          <w:b/>
          <w:bCs/>
          <w:color w:val="1F1F1F"/>
          <w:sz w:val="24"/>
          <w:szCs w:val="24"/>
          <w:highlight w:val="white"/>
        </w:rPr>
        <w:t xml:space="preserve"> </w:t>
      </w:r>
      <w:proofErr w:type="spellStart"/>
      <w:r>
        <w:rPr>
          <w:b/>
          <w:bCs/>
          <w:color w:val="1F1F1F"/>
          <w:sz w:val="24"/>
          <w:szCs w:val="24"/>
          <w:highlight w:val="white"/>
        </w:rPr>
        <w:t>jsem</w:t>
      </w:r>
      <w:proofErr w:type="spellEnd"/>
      <w:r>
        <w:rPr>
          <w:b/>
          <w:bCs/>
          <w:color w:val="1F1F1F"/>
          <w:sz w:val="24"/>
          <w:szCs w:val="24"/>
          <w:highlight w:val="white"/>
        </w:rPr>
        <w:t xml:space="preserve"> v </w:t>
      </w:r>
      <w:proofErr w:type="spellStart"/>
      <w:r>
        <w:rPr>
          <w:b/>
          <w:bCs/>
          <w:color w:val="1F1F1F"/>
          <w:sz w:val="24"/>
          <w:szCs w:val="24"/>
          <w:highlight w:val="white"/>
        </w:rPr>
        <w:t>evidenci</w:t>
      </w:r>
      <w:proofErr w:type="spellEnd"/>
      <w:r>
        <w:rPr>
          <w:b/>
          <w:bCs/>
          <w:color w:val="1F1F1F"/>
          <w:sz w:val="24"/>
          <w:szCs w:val="24"/>
          <w:highlight w:val="white"/>
        </w:rPr>
        <w:t>?</w:t>
      </w:r>
      <w:r>
        <w:rPr>
          <w:color w:val="1F1F1F"/>
          <w:sz w:val="24"/>
          <w:szCs w:val="24"/>
          <w:highlight w:val="white"/>
        </w:rPr>
        <w:t xml:space="preserve"> </w:t>
      </w:r>
    </w:p>
    <w:p w14:paraId="203457F5" w14:textId="77777777" w:rsidR="00F35B07" w:rsidRDefault="00000000">
      <w:pPr>
        <w:spacing w:before="240" w:after="240"/>
        <w:rPr>
          <w:color w:val="1F1F1F"/>
          <w:sz w:val="24"/>
          <w:szCs w:val="24"/>
          <w:highlight w:val="white"/>
        </w:rPr>
      </w:pPr>
      <w:r>
        <w:rPr>
          <w:color w:val="1F1F1F"/>
          <w:sz w:val="24"/>
          <w:szCs w:val="24"/>
          <w:highlight w:val="white"/>
        </w:rPr>
        <w:t xml:space="preserve">Ano. </w:t>
      </w:r>
      <w:proofErr w:type="spellStart"/>
      <w:r>
        <w:rPr>
          <w:color w:val="1F1F1F"/>
          <w:sz w:val="24"/>
          <w:szCs w:val="24"/>
          <w:highlight w:val="white"/>
        </w:rPr>
        <w:t>Nejčastěji</w:t>
      </w:r>
      <w:proofErr w:type="spellEnd"/>
      <w:r>
        <w:rPr>
          <w:color w:val="1F1F1F"/>
          <w:sz w:val="24"/>
          <w:szCs w:val="24"/>
          <w:highlight w:val="white"/>
        </w:rPr>
        <w:t xml:space="preserve"> </w:t>
      </w:r>
      <w:proofErr w:type="spellStart"/>
      <w:r>
        <w:rPr>
          <w:color w:val="1F1F1F"/>
          <w:sz w:val="24"/>
          <w:szCs w:val="24"/>
          <w:highlight w:val="white"/>
        </w:rPr>
        <w:t>kvůli</w:t>
      </w:r>
      <w:proofErr w:type="spellEnd"/>
      <w:r>
        <w:rPr>
          <w:color w:val="1F1F1F"/>
          <w:sz w:val="24"/>
          <w:szCs w:val="24"/>
          <w:highlight w:val="white"/>
        </w:rPr>
        <w:t xml:space="preserve"> </w:t>
      </w:r>
      <w:proofErr w:type="spellStart"/>
      <w:r>
        <w:rPr>
          <w:color w:val="1F1F1F"/>
          <w:sz w:val="24"/>
          <w:szCs w:val="24"/>
          <w:highlight w:val="white"/>
        </w:rPr>
        <w:t>zmeškané</w:t>
      </w:r>
      <w:proofErr w:type="spellEnd"/>
      <w:r>
        <w:rPr>
          <w:color w:val="1F1F1F"/>
          <w:sz w:val="24"/>
          <w:szCs w:val="24"/>
          <w:highlight w:val="white"/>
        </w:rPr>
        <w:t xml:space="preserve"> </w:t>
      </w:r>
      <w:proofErr w:type="spellStart"/>
      <w:r>
        <w:rPr>
          <w:color w:val="1F1F1F"/>
          <w:sz w:val="24"/>
          <w:szCs w:val="24"/>
          <w:highlight w:val="white"/>
        </w:rPr>
        <w:t>aktualizaci</w:t>
      </w:r>
      <w:proofErr w:type="spellEnd"/>
      <w:r>
        <w:rPr>
          <w:color w:val="1F1F1F"/>
          <w:sz w:val="24"/>
          <w:szCs w:val="24"/>
          <w:highlight w:val="white"/>
        </w:rPr>
        <w:t xml:space="preserve"> do 30. </w:t>
      </w:r>
      <w:proofErr w:type="spellStart"/>
      <w:r>
        <w:rPr>
          <w:color w:val="1F1F1F"/>
          <w:sz w:val="24"/>
          <w:szCs w:val="24"/>
          <w:highlight w:val="white"/>
        </w:rPr>
        <w:t>listopadu</w:t>
      </w:r>
      <w:proofErr w:type="spellEnd"/>
      <w:r>
        <w:rPr>
          <w:color w:val="1F1F1F"/>
          <w:sz w:val="24"/>
          <w:szCs w:val="24"/>
          <w:highlight w:val="white"/>
        </w:rPr>
        <w:t xml:space="preserve">, </w:t>
      </w:r>
      <w:proofErr w:type="spellStart"/>
      <w:r>
        <w:rPr>
          <w:color w:val="1F1F1F"/>
          <w:sz w:val="24"/>
          <w:szCs w:val="24"/>
          <w:highlight w:val="white"/>
        </w:rPr>
        <w:t>kvůli</w:t>
      </w:r>
      <w:proofErr w:type="spellEnd"/>
      <w:r>
        <w:rPr>
          <w:color w:val="1F1F1F"/>
          <w:sz w:val="24"/>
          <w:szCs w:val="24"/>
          <w:highlight w:val="white"/>
        </w:rPr>
        <w:t xml:space="preserve"> </w:t>
      </w:r>
      <w:proofErr w:type="spellStart"/>
      <w:r>
        <w:rPr>
          <w:color w:val="1F1F1F"/>
          <w:sz w:val="24"/>
          <w:szCs w:val="24"/>
          <w:highlight w:val="white"/>
        </w:rPr>
        <w:t>vzniklému</w:t>
      </w:r>
      <w:proofErr w:type="spellEnd"/>
      <w:r>
        <w:rPr>
          <w:color w:val="1F1F1F"/>
          <w:sz w:val="24"/>
          <w:szCs w:val="24"/>
          <w:highlight w:val="white"/>
        </w:rPr>
        <w:t xml:space="preserve"> </w:t>
      </w:r>
      <w:proofErr w:type="spellStart"/>
      <w:r>
        <w:rPr>
          <w:color w:val="1F1F1F"/>
          <w:sz w:val="24"/>
          <w:szCs w:val="24"/>
          <w:highlight w:val="white"/>
        </w:rPr>
        <w:t>dluhu</w:t>
      </w:r>
      <w:proofErr w:type="spellEnd"/>
      <w:r>
        <w:rPr>
          <w:color w:val="1F1F1F"/>
          <w:sz w:val="24"/>
          <w:szCs w:val="24"/>
          <w:highlight w:val="white"/>
        </w:rPr>
        <w:t xml:space="preserve"> </w:t>
      </w:r>
      <w:proofErr w:type="spellStart"/>
      <w:r>
        <w:rPr>
          <w:color w:val="1F1F1F"/>
          <w:sz w:val="24"/>
          <w:szCs w:val="24"/>
          <w:highlight w:val="white"/>
        </w:rPr>
        <w:t>vůči</w:t>
      </w:r>
      <w:proofErr w:type="spellEnd"/>
      <w:r>
        <w:rPr>
          <w:color w:val="1F1F1F"/>
          <w:sz w:val="24"/>
          <w:szCs w:val="24"/>
          <w:highlight w:val="white"/>
        </w:rPr>
        <w:t xml:space="preserve"> </w:t>
      </w:r>
      <w:proofErr w:type="spellStart"/>
      <w:r>
        <w:rPr>
          <w:color w:val="1F1F1F"/>
          <w:sz w:val="24"/>
          <w:szCs w:val="24"/>
          <w:highlight w:val="white"/>
        </w:rPr>
        <w:t>městu</w:t>
      </w:r>
      <w:proofErr w:type="spellEnd"/>
      <w:r>
        <w:rPr>
          <w:color w:val="1F1F1F"/>
          <w:sz w:val="24"/>
          <w:szCs w:val="24"/>
          <w:highlight w:val="white"/>
        </w:rPr>
        <w:t xml:space="preserve">, </w:t>
      </w:r>
      <w:proofErr w:type="spellStart"/>
      <w:r>
        <w:rPr>
          <w:color w:val="1F1F1F"/>
          <w:sz w:val="24"/>
          <w:szCs w:val="24"/>
          <w:highlight w:val="white"/>
        </w:rPr>
        <w:t>kvůli</w:t>
      </w:r>
      <w:proofErr w:type="spellEnd"/>
      <w:r>
        <w:rPr>
          <w:color w:val="1F1F1F"/>
          <w:sz w:val="24"/>
          <w:szCs w:val="24"/>
          <w:highlight w:val="white"/>
        </w:rPr>
        <w:t xml:space="preserve"> </w:t>
      </w:r>
      <w:proofErr w:type="spellStart"/>
      <w:r>
        <w:rPr>
          <w:color w:val="1F1F1F"/>
          <w:sz w:val="24"/>
          <w:szCs w:val="24"/>
          <w:highlight w:val="white"/>
        </w:rPr>
        <w:t>odmítnutí</w:t>
      </w:r>
      <w:proofErr w:type="spellEnd"/>
      <w:r>
        <w:rPr>
          <w:color w:val="1F1F1F"/>
          <w:sz w:val="24"/>
          <w:szCs w:val="24"/>
          <w:highlight w:val="white"/>
        </w:rPr>
        <w:t xml:space="preserve"> </w:t>
      </w:r>
      <w:proofErr w:type="spellStart"/>
      <w:r>
        <w:rPr>
          <w:color w:val="1F1F1F"/>
          <w:sz w:val="24"/>
          <w:szCs w:val="24"/>
          <w:highlight w:val="white"/>
        </w:rPr>
        <w:t>schváleného</w:t>
      </w:r>
      <w:proofErr w:type="spellEnd"/>
      <w:r>
        <w:rPr>
          <w:color w:val="1F1F1F"/>
          <w:sz w:val="24"/>
          <w:szCs w:val="24"/>
          <w:highlight w:val="white"/>
        </w:rPr>
        <w:t xml:space="preserve"> </w:t>
      </w:r>
      <w:proofErr w:type="spellStart"/>
      <w:r>
        <w:rPr>
          <w:color w:val="1F1F1F"/>
          <w:sz w:val="24"/>
          <w:szCs w:val="24"/>
          <w:highlight w:val="white"/>
        </w:rPr>
        <w:t>bytu</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w:t>
      </w:r>
      <w:proofErr w:type="spellStart"/>
      <w:r>
        <w:rPr>
          <w:color w:val="1F1F1F"/>
          <w:sz w:val="24"/>
          <w:szCs w:val="24"/>
          <w:highlight w:val="white"/>
        </w:rPr>
        <w:t>pokud</w:t>
      </w:r>
      <w:proofErr w:type="spellEnd"/>
      <w:r>
        <w:rPr>
          <w:color w:val="1F1F1F"/>
          <w:sz w:val="24"/>
          <w:szCs w:val="24"/>
          <w:highlight w:val="white"/>
        </w:rPr>
        <w:t xml:space="preserve"> </w:t>
      </w:r>
      <w:proofErr w:type="spellStart"/>
      <w:r>
        <w:rPr>
          <w:color w:val="1F1F1F"/>
          <w:sz w:val="24"/>
          <w:szCs w:val="24"/>
          <w:highlight w:val="white"/>
        </w:rPr>
        <w:t>jste</w:t>
      </w:r>
      <w:proofErr w:type="spellEnd"/>
      <w:r>
        <w:rPr>
          <w:color w:val="1F1F1F"/>
          <w:sz w:val="24"/>
          <w:szCs w:val="24"/>
          <w:highlight w:val="white"/>
        </w:rPr>
        <w:t xml:space="preserve"> v </w:t>
      </w:r>
      <w:proofErr w:type="spellStart"/>
      <w:r>
        <w:rPr>
          <w:color w:val="1F1F1F"/>
          <w:sz w:val="24"/>
          <w:szCs w:val="24"/>
          <w:highlight w:val="white"/>
        </w:rPr>
        <w:t>posledních</w:t>
      </w:r>
      <w:proofErr w:type="spellEnd"/>
      <w:r>
        <w:rPr>
          <w:color w:val="1F1F1F"/>
          <w:sz w:val="24"/>
          <w:szCs w:val="24"/>
          <w:highlight w:val="white"/>
        </w:rPr>
        <w:t xml:space="preserve"> 5 </w:t>
      </w:r>
      <w:proofErr w:type="spellStart"/>
      <w:r>
        <w:rPr>
          <w:color w:val="1F1F1F"/>
          <w:sz w:val="24"/>
          <w:szCs w:val="24"/>
          <w:highlight w:val="white"/>
        </w:rPr>
        <w:t>letech</w:t>
      </w:r>
      <w:proofErr w:type="spellEnd"/>
      <w:r>
        <w:rPr>
          <w:color w:val="1F1F1F"/>
          <w:sz w:val="24"/>
          <w:szCs w:val="24"/>
          <w:highlight w:val="white"/>
        </w:rPr>
        <w:t xml:space="preserve"> </w:t>
      </w:r>
      <w:proofErr w:type="spellStart"/>
      <w:r>
        <w:rPr>
          <w:color w:val="1F1F1F"/>
          <w:sz w:val="24"/>
          <w:szCs w:val="24"/>
          <w:highlight w:val="white"/>
        </w:rPr>
        <w:t>závažně</w:t>
      </w:r>
      <w:proofErr w:type="spellEnd"/>
      <w:r>
        <w:rPr>
          <w:color w:val="1F1F1F"/>
          <w:sz w:val="24"/>
          <w:szCs w:val="24"/>
          <w:highlight w:val="white"/>
        </w:rPr>
        <w:t xml:space="preserve"> </w:t>
      </w:r>
      <w:proofErr w:type="spellStart"/>
      <w:r>
        <w:rPr>
          <w:color w:val="1F1F1F"/>
          <w:sz w:val="24"/>
          <w:szCs w:val="24"/>
          <w:highlight w:val="white"/>
        </w:rPr>
        <w:t>porušili</w:t>
      </w:r>
      <w:proofErr w:type="spellEnd"/>
      <w:r>
        <w:rPr>
          <w:color w:val="1F1F1F"/>
          <w:sz w:val="24"/>
          <w:szCs w:val="24"/>
          <w:highlight w:val="white"/>
        </w:rPr>
        <w:t xml:space="preserve"> </w:t>
      </w:r>
      <w:proofErr w:type="spellStart"/>
      <w:r>
        <w:rPr>
          <w:color w:val="1F1F1F"/>
          <w:sz w:val="24"/>
          <w:szCs w:val="24"/>
          <w:highlight w:val="white"/>
        </w:rPr>
        <w:t>nájemní</w:t>
      </w:r>
      <w:proofErr w:type="spellEnd"/>
      <w:r>
        <w:rPr>
          <w:color w:val="1F1F1F"/>
          <w:sz w:val="24"/>
          <w:szCs w:val="24"/>
          <w:highlight w:val="white"/>
        </w:rPr>
        <w:t xml:space="preserve"> </w:t>
      </w:r>
      <w:proofErr w:type="spellStart"/>
      <w:r>
        <w:rPr>
          <w:color w:val="1F1F1F"/>
          <w:sz w:val="24"/>
          <w:szCs w:val="24"/>
          <w:highlight w:val="white"/>
        </w:rPr>
        <w:t>vztah</w:t>
      </w:r>
      <w:proofErr w:type="spellEnd"/>
      <w:r>
        <w:rPr>
          <w:color w:val="1F1F1F"/>
          <w:sz w:val="24"/>
          <w:szCs w:val="24"/>
          <w:highlight w:val="white"/>
        </w:rPr>
        <w:t xml:space="preserve"> (</w:t>
      </w:r>
      <w:proofErr w:type="spellStart"/>
      <w:r>
        <w:rPr>
          <w:color w:val="1F1F1F"/>
          <w:sz w:val="24"/>
          <w:szCs w:val="24"/>
          <w:highlight w:val="white"/>
        </w:rPr>
        <w:t>neplacení</w:t>
      </w:r>
      <w:proofErr w:type="spellEnd"/>
      <w:r>
        <w:rPr>
          <w:color w:val="1F1F1F"/>
          <w:sz w:val="24"/>
          <w:szCs w:val="24"/>
          <w:highlight w:val="white"/>
        </w:rPr>
        <w:t xml:space="preserve">, </w:t>
      </w:r>
      <w:proofErr w:type="spellStart"/>
      <w:r>
        <w:rPr>
          <w:color w:val="1F1F1F"/>
          <w:sz w:val="24"/>
          <w:szCs w:val="24"/>
          <w:highlight w:val="white"/>
        </w:rPr>
        <w:t>hrubé</w:t>
      </w:r>
      <w:proofErr w:type="spellEnd"/>
      <w:r>
        <w:rPr>
          <w:color w:val="1F1F1F"/>
          <w:sz w:val="24"/>
          <w:szCs w:val="24"/>
          <w:highlight w:val="white"/>
        </w:rPr>
        <w:t xml:space="preserve"> </w:t>
      </w:r>
      <w:proofErr w:type="spellStart"/>
      <w:r>
        <w:rPr>
          <w:color w:val="1F1F1F"/>
          <w:sz w:val="24"/>
          <w:szCs w:val="24"/>
          <w:highlight w:val="white"/>
        </w:rPr>
        <w:t>porušení</w:t>
      </w:r>
      <w:proofErr w:type="spellEnd"/>
      <w:r>
        <w:rPr>
          <w:color w:val="1F1F1F"/>
          <w:sz w:val="24"/>
          <w:szCs w:val="24"/>
          <w:highlight w:val="white"/>
        </w:rPr>
        <w:t xml:space="preserve"> </w:t>
      </w:r>
      <w:proofErr w:type="spellStart"/>
      <w:r>
        <w:rPr>
          <w:color w:val="1F1F1F"/>
          <w:sz w:val="24"/>
          <w:szCs w:val="24"/>
          <w:highlight w:val="white"/>
        </w:rPr>
        <w:t>dobrých</w:t>
      </w:r>
      <w:proofErr w:type="spellEnd"/>
      <w:r>
        <w:rPr>
          <w:color w:val="1F1F1F"/>
          <w:sz w:val="24"/>
          <w:szCs w:val="24"/>
          <w:highlight w:val="white"/>
        </w:rPr>
        <w:t xml:space="preserve"> </w:t>
      </w:r>
      <w:proofErr w:type="spellStart"/>
      <w:r>
        <w:rPr>
          <w:color w:val="1F1F1F"/>
          <w:sz w:val="24"/>
          <w:szCs w:val="24"/>
          <w:highlight w:val="white"/>
        </w:rPr>
        <w:t>mravů</w:t>
      </w:r>
      <w:proofErr w:type="spellEnd"/>
      <w:r>
        <w:rPr>
          <w:color w:val="1F1F1F"/>
          <w:sz w:val="24"/>
          <w:szCs w:val="24"/>
          <w:highlight w:val="white"/>
        </w:rPr>
        <w:t xml:space="preserve">, </w:t>
      </w:r>
      <w:proofErr w:type="spellStart"/>
      <w:r>
        <w:rPr>
          <w:color w:val="1F1F1F"/>
          <w:sz w:val="24"/>
          <w:szCs w:val="24"/>
          <w:highlight w:val="white"/>
        </w:rPr>
        <w:t>neoprávněné</w:t>
      </w:r>
      <w:proofErr w:type="spellEnd"/>
      <w:r>
        <w:rPr>
          <w:color w:val="1F1F1F"/>
          <w:sz w:val="24"/>
          <w:szCs w:val="24"/>
          <w:highlight w:val="white"/>
        </w:rPr>
        <w:t xml:space="preserve"> </w:t>
      </w:r>
      <w:proofErr w:type="spellStart"/>
      <w:r>
        <w:rPr>
          <w:color w:val="1F1F1F"/>
          <w:sz w:val="24"/>
          <w:szCs w:val="24"/>
          <w:highlight w:val="white"/>
        </w:rPr>
        <w:t>užívání</w:t>
      </w:r>
      <w:proofErr w:type="spellEnd"/>
      <w:r>
        <w:rPr>
          <w:color w:val="1F1F1F"/>
          <w:sz w:val="24"/>
          <w:szCs w:val="24"/>
          <w:highlight w:val="white"/>
        </w:rPr>
        <w:t xml:space="preserve"> </w:t>
      </w:r>
      <w:proofErr w:type="spellStart"/>
      <w:r>
        <w:rPr>
          <w:color w:val="1F1F1F"/>
          <w:sz w:val="24"/>
          <w:szCs w:val="24"/>
          <w:highlight w:val="white"/>
        </w:rPr>
        <w:t>bytu</w:t>
      </w:r>
      <w:proofErr w:type="spellEnd"/>
      <w:r>
        <w:rPr>
          <w:color w:val="1F1F1F"/>
          <w:sz w:val="24"/>
          <w:szCs w:val="24"/>
          <w:highlight w:val="white"/>
        </w:rPr>
        <w:t>).</w:t>
      </w:r>
    </w:p>
    <w:p w14:paraId="131F22DB" w14:textId="77777777" w:rsidR="00F35B07" w:rsidRDefault="00000000">
      <w:pPr>
        <w:rPr>
          <w:color w:val="1F1F1F"/>
          <w:sz w:val="24"/>
          <w:szCs w:val="24"/>
          <w:highlight w:val="white"/>
        </w:rPr>
      </w:pPr>
      <w:r>
        <w:pict w14:anchorId="026883F5">
          <v:rect id="_x0000_i1032" style="width:0;height:1.5pt" o:hralign="center" o:hrstd="t" o:hr="t" fillcolor="#a0a0a0" stroked="f"/>
        </w:pict>
      </w:r>
    </w:p>
    <w:p w14:paraId="2C88DEA9" w14:textId="77777777" w:rsidR="00F35B07" w:rsidRDefault="00000000">
      <w:pPr>
        <w:pStyle w:val="Nadpis2"/>
        <w:keepNext w:val="0"/>
        <w:keepLines w:val="0"/>
        <w:spacing w:after="80"/>
        <w:rPr>
          <w:b/>
          <w:bCs/>
          <w:color w:val="1F1F1F"/>
          <w:sz w:val="34"/>
          <w:szCs w:val="34"/>
          <w:highlight w:val="white"/>
        </w:rPr>
      </w:pPr>
      <w:bookmarkStart w:id="57" w:name="_m6vdhqmwckz5" w:colFirst="0" w:colLast="0"/>
      <w:bookmarkEnd w:id="57"/>
      <w:r>
        <w:rPr>
          <w:b/>
          <w:bCs/>
          <w:color w:val="1F1F1F"/>
          <w:sz w:val="34"/>
          <w:szCs w:val="34"/>
          <w:highlight w:val="white"/>
        </w:rPr>
        <w:t xml:space="preserve">8. </w:t>
      </w:r>
      <w:proofErr w:type="spellStart"/>
      <w:r>
        <w:rPr>
          <w:b/>
          <w:bCs/>
          <w:color w:val="1F1F1F"/>
          <w:sz w:val="34"/>
          <w:szCs w:val="34"/>
          <w:highlight w:val="white"/>
        </w:rPr>
        <w:t>Přehled</w:t>
      </w:r>
      <w:proofErr w:type="spellEnd"/>
      <w:r>
        <w:rPr>
          <w:b/>
          <w:bCs/>
          <w:color w:val="1F1F1F"/>
          <w:sz w:val="34"/>
          <w:szCs w:val="34"/>
          <w:highlight w:val="white"/>
        </w:rPr>
        <w:t xml:space="preserve"> </w:t>
      </w:r>
      <w:proofErr w:type="spellStart"/>
      <w:r>
        <w:rPr>
          <w:b/>
          <w:bCs/>
          <w:color w:val="1F1F1F"/>
          <w:sz w:val="34"/>
          <w:szCs w:val="34"/>
          <w:highlight w:val="white"/>
        </w:rPr>
        <w:t>městských</w:t>
      </w:r>
      <w:proofErr w:type="spellEnd"/>
      <w:r>
        <w:rPr>
          <w:b/>
          <w:bCs/>
          <w:color w:val="1F1F1F"/>
          <w:sz w:val="34"/>
          <w:szCs w:val="34"/>
          <w:highlight w:val="white"/>
        </w:rPr>
        <w:t xml:space="preserve"> </w:t>
      </w:r>
      <w:proofErr w:type="spellStart"/>
      <w:r>
        <w:rPr>
          <w:b/>
          <w:bCs/>
          <w:color w:val="1F1F1F"/>
          <w:sz w:val="34"/>
          <w:szCs w:val="34"/>
          <w:highlight w:val="white"/>
        </w:rPr>
        <w:t>částí</w:t>
      </w:r>
      <w:proofErr w:type="spellEnd"/>
    </w:p>
    <w:p w14:paraId="19D2CE97" w14:textId="5D7AB202" w:rsidR="00F35B07" w:rsidRDefault="00000000">
      <w:pPr>
        <w:spacing w:before="240" w:after="240"/>
        <w:rPr>
          <w:color w:val="1F1F1F"/>
          <w:sz w:val="24"/>
          <w:szCs w:val="24"/>
          <w:highlight w:val="white"/>
        </w:rPr>
      </w:pPr>
      <w:proofErr w:type="spellStart"/>
      <w:r>
        <w:rPr>
          <w:color w:val="1F1F1F"/>
          <w:sz w:val="24"/>
          <w:szCs w:val="24"/>
          <w:highlight w:val="white"/>
        </w:rPr>
        <w:t>Šest</w:t>
      </w:r>
      <w:proofErr w:type="spellEnd"/>
      <w:r>
        <w:rPr>
          <w:color w:val="1F1F1F"/>
          <w:sz w:val="24"/>
          <w:szCs w:val="24"/>
          <w:highlight w:val="white"/>
        </w:rPr>
        <w:t xml:space="preserve"> </w:t>
      </w:r>
      <w:proofErr w:type="spellStart"/>
      <w:r>
        <w:rPr>
          <w:color w:val="1F1F1F"/>
          <w:sz w:val="24"/>
          <w:szCs w:val="24"/>
          <w:highlight w:val="white"/>
        </w:rPr>
        <w:t>částí</w:t>
      </w:r>
      <w:proofErr w:type="spellEnd"/>
      <w:r>
        <w:rPr>
          <w:color w:val="1F1F1F"/>
          <w:sz w:val="24"/>
          <w:szCs w:val="24"/>
          <w:highlight w:val="white"/>
        </w:rPr>
        <w:t xml:space="preserve"> </w:t>
      </w:r>
      <w:proofErr w:type="spellStart"/>
      <w:r>
        <w:rPr>
          <w:color w:val="1F1F1F"/>
          <w:sz w:val="24"/>
          <w:szCs w:val="24"/>
          <w:highlight w:val="white"/>
        </w:rPr>
        <w:t>nemá</w:t>
      </w:r>
      <w:proofErr w:type="spellEnd"/>
      <w:r>
        <w:rPr>
          <w:color w:val="1F1F1F"/>
          <w:sz w:val="24"/>
          <w:szCs w:val="24"/>
          <w:highlight w:val="white"/>
        </w:rPr>
        <w:t xml:space="preserve"> </w:t>
      </w:r>
      <w:proofErr w:type="spellStart"/>
      <w:r>
        <w:rPr>
          <w:color w:val="1F1F1F"/>
          <w:sz w:val="24"/>
          <w:szCs w:val="24"/>
          <w:highlight w:val="white"/>
        </w:rPr>
        <w:t>vlastní</w:t>
      </w:r>
      <w:proofErr w:type="spellEnd"/>
      <w:r>
        <w:rPr>
          <w:color w:val="1F1F1F"/>
          <w:sz w:val="24"/>
          <w:szCs w:val="24"/>
          <w:highlight w:val="white"/>
        </w:rPr>
        <w:t xml:space="preserve"> </w:t>
      </w:r>
      <w:proofErr w:type="spellStart"/>
      <w:r>
        <w:rPr>
          <w:color w:val="1F1F1F"/>
          <w:sz w:val="24"/>
          <w:szCs w:val="24"/>
          <w:highlight w:val="white"/>
        </w:rPr>
        <w:t>bytový</w:t>
      </w:r>
      <w:proofErr w:type="spellEnd"/>
      <w:r>
        <w:rPr>
          <w:color w:val="1F1F1F"/>
          <w:sz w:val="24"/>
          <w:szCs w:val="24"/>
          <w:highlight w:val="white"/>
        </w:rPr>
        <w:t xml:space="preserve"> fond </w:t>
      </w:r>
      <w:proofErr w:type="spellStart"/>
      <w:r>
        <w:rPr>
          <w:color w:val="1F1F1F"/>
          <w:sz w:val="24"/>
          <w:szCs w:val="24"/>
          <w:highlight w:val="white"/>
        </w:rPr>
        <w:t>vůbec</w:t>
      </w:r>
      <w:proofErr w:type="spellEnd"/>
      <w:r>
        <w:rPr>
          <w:color w:val="1F1F1F"/>
          <w:sz w:val="24"/>
          <w:szCs w:val="24"/>
          <w:highlight w:val="white"/>
        </w:rPr>
        <w:t xml:space="preserve">: </w:t>
      </w:r>
      <w:proofErr w:type="spellStart"/>
      <w:r>
        <w:rPr>
          <w:color w:val="1F1F1F"/>
          <w:sz w:val="24"/>
          <w:szCs w:val="24"/>
          <w:highlight w:val="white"/>
        </w:rPr>
        <w:t>Ivanovice</w:t>
      </w:r>
      <w:proofErr w:type="spellEnd"/>
      <w:r>
        <w:rPr>
          <w:color w:val="1F1F1F"/>
          <w:sz w:val="24"/>
          <w:szCs w:val="24"/>
          <w:highlight w:val="white"/>
        </w:rPr>
        <w:t xml:space="preserve">, </w:t>
      </w:r>
      <w:proofErr w:type="spellStart"/>
      <w:r>
        <w:rPr>
          <w:color w:val="1F1F1F"/>
          <w:sz w:val="24"/>
          <w:szCs w:val="24"/>
          <w:highlight w:val="white"/>
        </w:rPr>
        <w:t>Jehnice</w:t>
      </w:r>
      <w:proofErr w:type="spellEnd"/>
      <w:r>
        <w:rPr>
          <w:color w:val="1F1F1F"/>
          <w:sz w:val="24"/>
          <w:szCs w:val="24"/>
          <w:highlight w:val="white"/>
        </w:rPr>
        <w:t xml:space="preserve">, </w:t>
      </w:r>
      <w:proofErr w:type="spellStart"/>
      <w:r>
        <w:rPr>
          <w:color w:val="1F1F1F"/>
          <w:sz w:val="24"/>
          <w:szCs w:val="24"/>
          <w:highlight w:val="white"/>
        </w:rPr>
        <w:t>Kníničky</w:t>
      </w:r>
      <w:proofErr w:type="spellEnd"/>
      <w:r>
        <w:rPr>
          <w:color w:val="1F1F1F"/>
          <w:sz w:val="24"/>
          <w:szCs w:val="24"/>
          <w:highlight w:val="white"/>
        </w:rPr>
        <w:t xml:space="preserve">, </w:t>
      </w:r>
      <w:proofErr w:type="spellStart"/>
      <w:r>
        <w:rPr>
          <w:color w:val="1F1F1F"/>
          <w:sz w:val="24"/>
          <w:szCs w:val="24"/>
          <w:highlight w:val="white"/>
        </w:rPr>
        <w:t>Ořešín</w:t>
      </w:r>
      <w:proofErr w:type="spellEnd"/>
      <w:r>
        <w:rPr>
          <w:color w:val="1F1F1F"/>
          <w:sz w:val="24"/>
          <w:szCs w:val="24"/>
          <w:highlight w:val="white"/>
        </w:rPr>
        <w:t xml:space="preserve">, </w:t>
      </w:r>
      <w:proofErr w:type="spellStart"/>
      <w:r>
        <w:rPr>
          <w:color w:val="1F1F1F"/>
          <w:sz w:val="24"/>
          <w:szCs w:val="24"/>
          <w:highlight w:val="white"/>
        </w:rPr>
        <w:t>Útěchov</w:t>
      </w:r>
      <w:proofErr w:type="spellEnd"/>
      <w:r>
        <w:rPr>
          <w:color w:val="1F1F1F"/>
          <w:sz w:val="24"/>
          <w:szCs w:val="24"/>
          <w:highlight w:val="white"/>
        </w:rPr>
        <w:t xml:space="preserve"> a </w:t>
      </w:r>
      <w:proofErr w:type="spellStart"/>
      <w:r>
        <w:rPr>
          <w:color w:val="1F1F1F"/>
          <w:sz w:val="24"/>
          <w:szCs w:val="24"/>
          <w:highlight w:val="white"/>
        </w:rPr>
        <w:t>Žebětín</w:t>
      </w:r>
      <w:proofErr w:type="spellEnd"/>
      <w:r>
        <w:rPr>
          <w:color w:val="1F1F1F"/>
          <w:sz w:val="24"/>
          <w:szCs w:val="24"/>
          <w:highlight w:val="white"/>
        </w:rPr>
        <w:t xml:space="preserve">. </w:t>
      </w:r>
      <w:proofErr w:type="spellStart"/>
      <w:r>
        <w:rPr>
          <w:color w:val="1F1F1F"/>
          <w:sz w:val="24"/>
          <w:szCs w:val="24"/>
          <w:highlight w:val="white"/>
        </w:rPr>
        <w:t>Dvě</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 </w:t>
      </w:r>
      <w:proofErr w:type="spellStart"/>
      <w:r>
        <w:rPr>
          <w:color w:val="1F1F1F"/>
          <w:sz w:val="24"/>
          <w:szCs w:val="24"/>
          <w:highlight w:val="white"/>
        </w:rPr>
        <w:t>Bohunice</w:t>
      </w:r>
      <w:proofErr w:type="spellEnd"/>
      <w:r>
        <w:rPr>
          <w:color w:val="1F1F1F"/>
          <w:sz w:val="24"/>
          <w:szCs w:val="24"/>
          <w:highlight w:val="white"/>
        </w:rPr>
        <w:t xml:space="preserve"> a </w:t>
      </w:r>
      <w:proofErr w:type="spellStart"/>
      <w:r>
        <w:rPr>
          <w:color w:val="1F1F1F"/>
          <w:sz w:val="24"/>
          <w:szCs w:val="24"/>
          <w:highlight w:val="white"/>
        </w:rPr>
        <w:t>Tuřany</w:t>
      </w:r>
      <w:proofErr w:type="spellEnd"/>
      <w:r>
        <w:rPr>
          <w:color w:val="1F1F1F"/>
          <w:sz w:val="24"/>
          <w:szCs w:val="24"/>
          <w:highlight w:val="white"/>
        </w:rPr>
        <w:t xml:space="preserve"> - </w:t>
      </w:r>
      <w:proofErr w:type="spellStart"/>
      <w:r>
        <w:rPr>
          <w:color w:val="1F1F1F"/>
          <w:sz w:val="24"/>
          <w:szCs w:val="24"/>
          <w:highlight w:val="white"/>
        </w:rPr>
        <w:t>aktuálně</w:t>
      </w:r>
      <w:proofErr w:type="spellEnd"/>
      <w:r>
        <w:rPr>
          <w:color w:val="1F1F1F"/>
          <w:sz w:val="24"/>
          <w:szCs w:val="24"/>
          <w:highlight w:val="white"/>
        </w:rPr>
        <w:t xml:space="preserve"> </w:t>
      </w:r>
      <w:proofErr w:type="spellStart"/>
      <w:r>
        <w:rPr>
          <w:color w:val="1F1F1F"/>
          <w:sz w:val="24"/>
          <w:szCs w:val="24"/>
          <w:highlight w:val="white"/>
        </w:rPr>
        <w:t>nepřijímají</w:t>
      </w:r>
      <w:proofErr w:type="spellEnd"/>
      <w:r>
        <w:rPr>
          <w:color w:val="1F1F1F"/>
          <w:sz w:val="24"/>
          <w:szCs w:val="24"/>
          <w:highlight w:val="white"/>
        </w:rPr>
        <w:t xml:space="preserve"> </w:t>
      </w:r>
      <w:proofErr w:type="spellStart"/>
      <w:r>
        <w:rPr>
          <w:color w:val="1F1F1F"/>
          <w:sz w:val="24"/>
          <w:szCs w:val="24"/>
          <w:highlight w:val="white"/>
        </w:rPr>
        <w:t>nové</w:t>
      </w:r>
      <w:proofErr w:type="spellEnd"/>
      <w:r>
        <w:rPr>
          <w:color w:val="1F1F1F"/>
          <w:sz w:val="24"/>
          <w:szCs w:val="24"/>
          <w:highlight w:val="white"/>
        </w:rPr>
        <w:t xml:space="preserve"> </w:t>
      </w:r>
      <w:proofErr w:type="spellStart"/>
      <w:r>
        <w:rPr>
          <w:color w:val="1F1F1F"/>
          <w:sz w:val="24"/>
          <w:szCs w:val="24"/>
          <w:highlight w:val="white"/>
        </w:rPr>
        <w:t>žádosti</w:t>
      </w:r>
      <w:proofErr w:type="spellEnd"/>
      <w:r>
        <w:rPr>
          <w:color w:val="1F1F1F"/>
          <w:sz w:val="24"/>
          <w:szCs w:val="24"/>
          <w:highlight w:val="white"/>
        </w:rPr>
        <w:t xml:space="preserve">. U </w:t>
      </w:r>
      <w:proofErr w:type="spellStart"/>
      <w:r>
        <w:rPr>
          <w:color w:val="1F1F1F"/>
          <w:sz w:val="24"/>
          <w:szCs w:val="24"/>
          <w:highlight w:val="white"/>
        </w:rPr>
        <w:t>ostatních</w:t>
      </w:r>
      <w:proofErr w:type="spellEnd"/>
      <w:r>
        <w:rPr>
          <w:color w:val="1F1F1F"/>
          <w:sz w:val="24"/>
          <w:szCs w:val="24"/>
          <w:highlight w:val="white"/>
        </w:rPr>
        <w:t xml:space="preserve"> </w:t>
      </w:r>
      <w:proofErr w:type="spellStart"/>
      <w:r>
        <w:rPr>
          <w:color w:val="1F1F1F"/>
          <w:sz w:val="24"/>
          <w:szCs w:val="24"/>
          <w:highlight w:val="white"/>
        </w:rPr>
        <w:t>platí</w:t>
      </w:r>
      <w:proofErr w:type="spellEnd"/>
      <w:r>
        <w:rPr>
          <w:color w:val="1F1F1F"/>
          <w:sz w:val="24"/>
          <w:szCs w:val="24"/>
          <w:highlight w:val="white"/>
        </w:rPr>
        <w:t xml:space="preserve">, </w:t>
      </w:r>
      <w:proofErr w:type="spellStart"/>
      <w:r>
        <w:rPr>
          <w:color w:val="1F1F1F"/>
          <w:sz w:val="24"/>
          <w:szCs w:val="24"/>
          <w:highlight w:val="white"/>
        </w:rPr>
        <w:t>že</w:t>
      </w:r>
      <w:proofErr w:type="spellEnd"/>
      <w:r>
        <w:rPr>
          <w:color w:val="1F1F1F"/>
          <w:sz w:val="24"/>
          <w:szCs w:val="24"/>
          <w:highlight w:val="white"/>
        </w:rPr>
        <w:t xml:space="preserve"> </w:t>
      </w:r>
      <w:proofErr w:type="spellStart"/>
      <w:r>
        <w:rPr>
          <w:color w:val="1F1F1F"/>
          <w:sz w:val="24"/>
          <w:szCs w:val="24"/>
          <w:highlight w:val="white"/>
        </w:rPr>
        <w:t>žádost</w:t>
      </w:r>
      <w:proofErr w:type="spellEnd"/>
      <w:r>
        <w:rPr>
          <w:color w:val="1F1F1F"/>
          <w:sz w:val="24"/>
          <w:szCs w:val="24"/>
          <w:highlight w:val="white"/>
        </w:rPr>
        <w:t xml:space="preserve"> </w:t>
      </w:r>
      <w:proofErr w:type="spellStart"/>
      <w:r>
        <w:rPr>
          <w:color w:val="1F1F1F"/>
          <w:sz w:val="24"/>
          <w:szCs w:val="24"/>
          <w:highlight w:val="white"/>
        </w:rPr>
        <w:t>podáte</w:t>
      </w:r>
      <w:proofErr w:type="spellEnd"/>
      <w:r>
        <w:rPr>
          <w:color w:val="1F1F1F"/>
          <w:sz w:val="24"/>
          <w:szCs w:val="24"/>
          <w:highlight w:val="white"/>
        </w:rPr>
        <w:t xml:space="preserve"> </w:t>
      </w:r>
      <w:proofErr w:type="spellStart"/>
      <w:r>
        <w:rPr>
          <w:color w:val="1F1F1F"/>
          <w:sz w:val="24"/>
          <w:szCs w:val="24"/>
          <w:highlight w:val="white"/>
        </w:rPr>
        <w:t>jednotným</w:t>
      </w:r>
      <w:proofErr w:type="spellEnd"/>
      <w:r>
        <w:rPr>
          <w:color w:val="1F1F1F"/>
          <w:sz w:val="24"/>
          <w:szCs w:val="24"/>
          <w:highlight w:val="white"/>
        </w:rPr>
        <w:t xml:space="preserve"> </w:t>
      </w:r>
      <w:proofErr w:type="spellStart"/>
      <w:r>
        <w:rPr>
          <w:color w:val="1F1F1F"/>
          <w:sz w:val="24"/>
          <w:szCs w:val="24"/>
          <w:highlight w:val="white"/>
        </w:rPr>
        <w:t>formulářem</w:t>
      </w:r>
      <w:proofErr w:type="spellEnd"/>
      <w:r>
        <w:rPr>
          <w:color w:val="1F1F1F"/>
          <w:sz w:val="24"/>
          <w:szCs w:val="24"/>
          <w:highlight w:val="white"/>
        </w:rPr>
        <w:t xml:space="preserve">, ale </w:t>
      </w:r>
      <w:proofErr w:type="spellStart"/>
      <w:r>
        <w:rPr>
          <w:color w:val="1F1F1F"/>
          <w:sz w:val="24"/>
          <w:szCs w:val="24"/>
          <w:highlight w:val="white"/>
        </w:rPr>
        <w:t>konkrétní</w:t>
      </w:r>
      <w:proofErr w:type="spellEnd"/>
      <w:r>
        <w:rPr>
          <w:color w:val="1F1F1F"/>
          <w:sz w:val="24"/>
          <w:szCs w:val="24"/>
          <w:highlight w:val="white"/>
        </w:rPr>
        <w:t xml:space="preserve"> </w:t>
      </w:r>
      <w:proofErr w:type="spellStart"/>
      <w:r>
        <w:rPr>
          <w:color w:val="1F1F1F"/>
          <w:sz w:val="24"/>
          <w:szCs w:val="24"/>
          <w:highlight w:val="white"/>
        </w:rPr>
        <w:t>kritéria</w:t>
      </w:r>
      <w:proofErr w:type="spellEnd"/>
      <w:r>
        <w:rPr>
          <w:color w:val="1F1F1F"/>
          <w:sz w:val="24"/>
          <w:szCs w:val="24"/>
          <w:highlight w:val="white"/>
        </w:rPr>
        <w:t xml:space="preserve"> a </w:t>
      </w:r>
      <w:proofErr w:type="spellStart"/>
      <w:r>
        <w:rPr>
          <w:color w:val="1F1F1F"/>
          <w:sz w:val="24"/>
          <w:szCs w:val="24"/>
          <w:highlight w:val="white"/>
        </w:rPr>
        <w:t>způsob</w:t>
      </w:r>
      <w:proofErr w:type="spellEnd"/>
      <w:r>
        <w:rPr>
          <w:color w:val="1F1F1F"/>
          <w:sz w:val="24"/>
          <w:szCs w:val="24"/>
          <w:highlight w:val="white"/>
        </w:rPr>
        <w:t xml:space="preserve"> </w:t>
      </w:r>
      <w:proofErr w:type="spellStart"/>
      <w:r>
        <w:rPr>
          <w:color w:val="1F1F1F"/>
          <w:sz w:val="24"/>
          <w:szCs w:val="24"/>
          <w:highlight w:val="white"/>
        </w:rPr>
        <w:t>výběru</w:t>
      </w:r>
      <w:proofErr w:type="spellEnd"/>
      <w:r>
        <w:rPr>
          <w:color w:val="1F1F1F"/>
          <w:sz w:val="24"/>
          <w:szCs w:val="24"/>
          <w:highlight w:val="white"/>
        </w:rPr>
        <w:t xml:space="preserve"> se </w:t>
      </w:r>
      <w:proofErr w:type="spellStart"/>
      <w:r>
        <w:rPr>
          <w:color w:val="1F1F1F"/>
          <w:sz w:val="24"/>
          <w:szCs w:val="24"/>
          <w:highlight w:val="white"/>
        </w:rPr>
        <w:t>liší</w:t>
      </w:r>
      <w:proofErr w:type="spellEnd"/>
      <w:r>
        <w:rPr>
          <w:color w:val="1F1F1F"/>
          <w:sz w:val="24"/>
          <w:szCs w:val="24"/>
          <w:highlight w:val="white"/>
        </w:rPr>
        <w:t>.</w:t>
      </w:r>
    </w:p>
    <w:p w14:paraId="474C3E7D" w14:textId="77777777" w:rsidR="00F35B07" w:rsidRDefault="00000000">
      <w:pPr>
        <w:spacing w:before="240" w:after="240"/>
        <w:rPr>
          <w:color w:val="1F1F1F"/>
          <w:sz w:val="24"/>
          <w:szCs w:val="24"/>
          <w:highlight w:val="white"/>
        </w:rPr>
      </w:pPr>
      <w:commentRangeStart w:id="58"/>
      <w:commentRangeStart w:id="59"/>
      <w:proofErr w:type="spellStart"/>
      <w:r>
        <w:rPr>
          <w:color w:val="1F1F1F"/>
          <w:sz w:val="24"/>
          <w:szCs w:val="24"/>
          <w:highlight w:val="white"/>
        </w:rPr>
        <w:t>Vedle</w:t>
      </w:r>
      <w:proofErr w:type="spellEnd"/>
      <w:r>
        <w:rPr>
          <w:color w:val="1F1F1F"/>
          <w:sz w:val="24"/>
          <w:szCs w:val="24"/>
          <w:highlight w:val="white"/>
        </w:rPr>
        <w:t xml:space="preserve"> </w:t>
      </w:r>
      <w:proofErr w:type="spellStart"/>
      <w:r>
        <w:rPr>
          <w:color w:val="1F1F1F"/>
          <w:sz w:val="24"/>
          <w:szCs w:val="24"/>
          <w:highlight w:val="white"/>
        </w:rPr>
        <w:t>míst</w:t>
      </w:r>
      <w:proofErr w:type="spellEnd"/>
      <w:r>
        <w:rPr>
          <w:color w:val="1F1F1F"/>
          <w:sz w:val="24"/>
          <w:szCs w:val="24"/>
          <w:highlight w:val="white"/>
        </w:rPr>
        <w:t xml:space="preserve"> </w:t>
      </w:r>
      <w:proofErr w:type="spellStart"/>
      <w:r>
        <w:rPr>
          <w:color w:val="1F1F1F"/>
          <w:sz w:val="24"/>
          <w:szCs w:val="24"/>
          <w:highlight w:val="white"/>
        </w:rPr>
        <w:t>uvedených</w:t>
      </w:r>
      <w:proofErr w:type="spellEnd"/>
      <w:r>
        <w:rPr>
          <w:color w:val="1F1F1F"/>
          <w:sz w:val="24"/>
          <w:szCs w:val="24"/>
          <w:highlight w:val="white"/>
        </w:rPr>
        <w:t xml:space="preserve"> u </w:t>
      </w:r>
      <w:proofErr w:type="spellStart"/>
      <w:r>
        <w:rPr>
          <w:color w:val="1F1F1F"/>
          <w:sz w:val="24"/>
          <w:szCs w:val="24"/>
          <w:highlight w:val="white"/>
        </w:rPr>
        <w:t>jednotlivých</w:t>
      </w:r>
      <w:proofErr w:type="spellEnd"/>
      <w:r>
        <w:rPr>
          <w:color w:val="1F1F1F"/>
          <w:sz w:val="24"/>
          <w:szCs w:val="24"/>
          <w:highlight w:val="white"/>
        </w:rPr>
        <w:t xml:space="preserve"> </w:t>
      </w:r>
      <w:proofErr w:type="spellStart"/>
      <w:r>
        <w:rPr>
          <w:color w:val="1F1F1F"/>
          <w:sz w:val="24"/>
          <w:szCs w:val="24"/>
          <w:highlight w:val="white"/>
        </w:rPr>
        <w:t>částí</w:t>
      </w:r>
      <w:proofErr w:type="spellEnd"/>
      <w:r>
        <w:rPr>
          <w:color w:val="1F1F1F"/>
          <w:sz w:val="24"/>
          <w:szCs w:val="24"/>
          <w:highlight w:val="white"/>
        </w:rPr>
        <w:t xml:space="preserve"> </w:t>
      </w:r>
      <w:proofErr w:type="spellStart"/>
      <w:r>
        <w:rPr>
          <w:color w:val="1F1F1F"/>
          <w:sz w:val="24"/>
          <w:szCs w:val="24"/>
          <w:highlight w:val="white"/>
        </w:rPr>
        <w:t>zveřejňují</w:t>
      </w:r>
      <w:proofErr w:type="spellEnd"/>
      <w:r>
        <w:rPr>
          <w:color w:val="1F1F1F"/>
          <w:sz w:val="24"/>
          <w:szCs w:val="24"/>
          <w:highlight w:val="white"/>
        </w:rPr>
        <w:t xml:space="preserve"> </w:t>
      </w:r>
      <w:proofErr w:type="spellStart"/>
      <w:r>
        <w:rPr>
          <w:color w:val="1F1F1F"/>
          <w:sz w:val="24"/>
          <w:szCs w:val="24"/>
          <w:highlight w:val="white"/>
        </w:rPr>
        <w:t>všechny</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nabídku</w:t>
      </w:r>
      <w:proofErr w:type="spellEnd"/>
      <w:r>
        <w:rPr>
          <w:color w:val="1F1F1F"/>
          <w:sz w:val="24"/>
          <w:szCs w:val="24"/>
          <w:highlight w:val="white"/>
        </w:rPr>
        <w:t xml:space="preserve"> </w:t>
      </w:r>
      <w:proofErr w:type="spellStart"/>
      <w:r>
        <w:rPr>
          <w:color w:val="1F1F1F"/>
          <w:sz w:val="24"/>
          <w:szCs w:val="24"/>
          <w:highlight w:val="white"/>
        </w:rPr>
        <w:t>také</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centrální</w:t>
      </w:r>
      <w:proofErr w:type="spellEnd"/>
      <w:r>
        <w:rPr>
          <w:color w:val="1F1F1F"/>
          <w:sz w:val="24"/>
          <w:szCs w:val="24"/>
          <w:highlight w:val="white"/>
        </w:rPr>
        <w:t xml:space="preserve"> </w:t>
      </w:r>
      <w:proofErr w:type="spellStart"/>
      <w:r>
        <w:rPr>
          <w:color w:val="1F1F1F"/>
          <w:sz w:val="24"/>
          <w:szCs w:val="24"/>
          <w:highlight w:val="white"/>
        </w:rPr>
        <w:t>elektronické</w:t>
      </w:r>
      <w:proofErr w:type="spellEnd"/>
      <w:r>
        <w:rPr>
          <w:color w:val="1F1F1F"/>
          <w:sz w:val="24"/>
          <w:szCs w:val="24"/>
          <w:highlight w:val="white"/>
        </w:rPr>
        <w:t xml:space="preserve">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desce</w:t>
      </w:r>
      <w:proofErr w:type="spellEnd"/>
      <w:r>
        <w:rPr>
          <w:color w:val="1F1F1F"/>
          <w:sz w:val="24"/>
          <w:szCs w:val="24"/>
          <w:highlight w:val="white"/>
        </w:rPr>
        <w:t xml:space="preserve"> </w:t>
      </w:r>
      <w:hyperlink r:id="rId12">
        <w:r>
          <w:rPr>
            <w:color w:val="1155CC"/>
            <w:sz w:val="24"/>
            <w:szCs w:val="24"/>
            <w:highlight w:val="white"/>
            <w:u w:val="single"/>
          </w:rPr>
          <w:t>edeska.brno.</w:t>
        </w:r>
      </w:hyperlink>
      <w:commentRangeStart w:id="60"/>
      <w:commentRangeStart w:id="61"/>
      <w:r>
        <w:fldChar w:fldCharType="begin"/>
      </w:r>
      <w:r>
        <w:instrText>HYPERLINK "http://edeska.brno.cz" \h</w:instrText>
      </w:r>
      <w:r>
        <w:fldChar w:fldCharType="separate"/>
      </w:r>
      <w:r>
        <w:rPr>
          <w:color w:val="1155CC"/>
          <w:sz w:val="24"/>
          <w:szCs w:val="24"/>
          <w:highlight w:val="white"/>
          <w:u w:val="single"/>
        </w:rPr>
        <w:t>cz</w:t>
      </w:r>
      <w:r>
        <w:fldChar w:fldCharType="end"/>
      </w:r>
      <w:commentRangeEnd w:id="60"/>
      <w:r>
        <w:commentReference w:id="60"/>
      </w:r>
      <w:commentRangeEnd w:id="61"/>
      <w:r w:rsidR="00F8058B">
        <w:rPr>
          <w:rStyle w:val="Odkaznakoment"/>
        </w:rPr>
        <w:commentReference w:id="61"/>
      </w:r>
      <w:r>
        <w:rPr>
          <w:color w:val="1F1F1F"/>
          <w:sz w:val="24"/>
          <w:szCs w:val="24"/>
          <w:highlight w:val="white"/>
        </w:rPr>
        <w:t>.</w:t>
      </w:r>
      <w:commentRangeEnd w:id="58"/>
      <w:r>
        <w:commentReference w:id="58"/>
      </w:r>
      <w:commentRangeEnd w:id="59"/>
      <w:r w:rsidR="00F8058B">
        <w:rPr>
          <w:rStyle w:val="Odkaznakoment"/>
        </w:rPr>
        <w:commentReference w:id="59"/>
      </w:r>
    </w:p>
    <w:p w14:paraId="53060DC3" w14:textId="74264155" w:rsidR="00F35B07" w:rsidRDefault="00000000">
      <w:pPr>
        <w:spacing w:before="240" w:after="240"/>
        <w:rPr>
          <w:color w:val="1F1F1F"/>
          <w:sz w:val="24"/>
          <w:szCs w:val="24"/>
          <w:highlight w:val="white"/>
        </w:rPr>
      </w:pPr>
      <w:r>
        <w:rPr>
          <w:color w:val="1F1F1F"/>
          <w:sz w:val="24"/>
          <w:szCs w:val="24"/>
          <w:highlight w:val="white"/>
        </w:rPr>
        <w:t xml:space="preserve">V </w:t>
      </w:r>
      <w:proofErr w:type="spellStart"/>
      <w:r>
        <w:rPr>
          <w:color w:val="1F1F1F"/>
          <w:sz w:val="24"/>
          <w:szCs w:val="24"/>
          <w:highlight w:val="white"/>
        </w:rPr>
        <w:t>tabulce</w:t>
      </w:r>
      <w:proofErr w:type="spellEnd"/>
      <w:r>
        <w:rPr>
          <w:color w:val="1F1F1F"/>
          <w:sz w:val="24"/>
          <w:szCs w:val="24"/>
          <w:highlight w:val="white"/>
        </w:rPr>
        <w:t xml:space="preserve"> je u </w:t>
      </w:r>
      <w:proofErr w:type="spellStart"/>
      <w:r>
        <w:rPr>
          <w:color w:val="1F1F1F"/>
          <w:sz w:val="24"/>
          <w:szCs w:val="24"/>
          <w:highlight w:val="white"/>
        </w:rPr>
        <w:t>každé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uvedeno</w:t>
      </w:r>
      <w:proofErr w:type="spellEnd"/>
      <w:r>
        <w:rPr>
          <w:color w:val="1F1F1F"/>
          <w:sz w:val="24"/>
          <w:szCs w:val="24"/>
          <w:highlight w:val="white"/>
        </w:rPr>
        <w:t xml:space="preserve">, </w:t>
      </w:r>
      <w:proofErr w:type="spellStart"/>
      <w:r>
        <w:rPr>
          <w:color w:val="1F1F1F"/>
          <w:sz w:val="24"/>
          <w:szCs w:val="24"/>
          <w:highlight w:val="white"/>
        </w:rPr>
        <w:t>zda</w:t>
      </w:r>
      <w:proofErr w:type="spellEnd"/>
      <w:r>
        <w:rPr>
          <w:color w:val="1F1F1F"/>
          <w:sz w:val="24"/>
          <w:szCs w:val="24"/>
          <w:highlight w:val="white"/>
        </w:rPr>
        <w:t xml:space="preserve"> </w:t>
      </w:r>
      <w:proofErr w:type="spellStart"/>
      <w:r>
        <w:rPr>
          <w:color w:val="1F1F1F"/>
          <w:sz w:val="24"/>
          <w:szCs w:val="24"/>
          <w:highlight w:val="white"/>
        </w:rPr>
        <w:t>byty</w:t>
      </w:r>
      <w:proofErr w:type="spellEnd"/>
      <w:r>
        <w:rPr>
          <w:color w:val="1F1F1F"/>
          <w:sz w:val="24"/>
          <w:szCs w:val="24"/>
          <w:highlight w:val="white"/>
        </w:rPr>
        <w:t xml:space="preserve"> </w:t>
      </w:r>
      <w:proofErr w:type="spellStart"/>
      <w:r>
        <w:rPr>
          <w:color w:val="1F1F1F"/>
          <w:sz w:val="24"/>
          <w:szCs w:val="24"/>
          <w:highlight w:val="white"/>
        </w:rPr>
        <w:t>vyvěšuje</w:t>
      </w:r>
      <w:proofErr w:type="spellEnd"/>
      <w:r>
        <w:rPr>
          <w:color w:val="1F1F1F"/>
          <w:sz w:val="24"/>
          <w:szCs w:val="24"/>
          <w:highlight w:val="white"/>
        </w:rPr>
        <w:t xml:space="preserve"> a </w:t>
      </w:r>
      <w:proofErr w:type="spellStart"/>
      <w:r>
        <w:rPr>
          <w:color w:val="1F1F1F"/>
          <w:sz w:val="24"/>
          <w:szCs w:val="24"/>
          <w:highlight w:val="white"/>
        </w:rPr>
        <w:t>vy</w:t>
      </w:r>
      <w:proofErr w:type="spellEnd"/>
      <w:r>
        <w:rPr>
          <w:color w:val="1F1F1F"/>
          <w:sz w:val="24"/>
          <w:szCs w:val="24"/>
          <w:highlight w:val="white"/>
        </w:rPr>
        <w:t xml:space="preserve"> se </w:t>
      </w:r>
      <w:proofErr w:type="spellStart"/>
      <w:r>
        <w:rPr>
          <w:color w:val="1F1F1F"/>
          <w:sz w:val="24"/>
          <w:szCs w:val="24"/>
          <w:highlight w:val="white"/>
        </w:rPr>
        <w:t>hlásíte</w:t>
      </w:r>
      <w:proofErr w:type="spellEnd"/>
      <w:r w:rsidR="00400D0C">
        <w:rPr>
          <w:color w:val="1F1F1F"/>
          <w:sz w:val="24"/>
          <w:szCs w:val="24"/>
          <w:highlight w:val="white"/>
        </w:rPr>
        <w:t xml:space="preserve"> </w:t>
      </w:r>
      <w:r w:rsidR="00400D0C" w:rsidRPr="006D3AA1">
        <w:rPr>
          <w:color w:val="1F1F1F"/>
          <w:sz w:val="24"/>
          <w:szCs w:val="24"/>
          <w:highlight w:val="yellow"/>
        </w:rPr>
        <w:t>[</w:t>
      </w:r>
      <w:proofErr w:type="spellStart"/>
      <w:r w:rsidR="00400D0C" w:rsidRPr="006D3AA1">
        <w:rPr>
          <w:color w:val="1F1F1F"/>
          <w:sz w:val="24"/>
          <w:szCs w:val="24"/>
          <w:highlight w:val="yellow"/>
        </w:rPr>
        <w:t>opět</w:t>
      </w:r>
      <w:proofErr w:type="spellEnd"/>
      <w:r w:rsidR="00400D0C" w:rsidRPr="006D3AA1">
        <w:rPr>
          <w:color w:val="1F1F1F"/>
          <w:sz w:val="24"/>
          <w:szCs w:val="24"/>
          <w:highlight w:val="yellow"/>
        </w:rPr>
        <w:t xml:space="preserve"> </w:t>
      </w:r>
      <w:proofErr w:type="spellStart"/>
      <w:r w:rsidR="00400D0C" w:rsidRPr="006D3AA1">
        <w:rPr>
          <w:color w:val="1F1F1F"/>
          <w:sz w:val="24"/>
          <w:szCs w:val="24"/>
          <w:highlight w:val="yellow"/>
        </w:rPr>
        <w:t>bych</w:t>
      </w:r>
      <w:proofErr w:type="spellEnd"/>
      <w:r w:rsidR="00400D0C" w:rsidRPr="006D3AA1">
        <w:rPr>
          <w:color w:val="1F1F1F"/>
          <w:sz w:val="24"/>
          <w:szCs w:val="24"/>
          <w:highlight w:val="yellow"/>
        </w:rPr>
        <w:t xml:space="preserve"> </w:t>
      </w:r>
      <w:proofErr w:type="spellStart"/>
      <w:r w:rsidR="00400D0C" w:rsidRPr="006D3AA1">
        <w:rPr>
          <w:color w:val="1F1F1F"/>
          <w:sz w:val="24"/>
          <w:szCs w:val="24"/>
          <w:highlight w:val="yellow"/>
        </w:rPr>
        <w:t>razil</w:t>
      </w:r>
      <w:proofErr w:type="spellEnd"/>
      <w:r w:rsidR="00400D0C" w:rsidRPr="006D3AA1">
        <w:rPr>
          <w:color w:val="1F1F1F"/>
          <w:sz w:val="24"/>
          <w:szCs w:val="24"/>
          <w:highlight w:val="yellow"/>
        </w:rPr>
        <w:t xml:space="preserve"> </w:t>
      </w:r>
      <w:proofErr w:type="spellStart"/>
      <w:r w:rsidR="00400D0C" w:rsidRPr="006D3AA1">
        <w:rPr>
          <w:color w:val="1F1F1F"/>
          <w:sz w:val="24"/>
          <w:szCs w:val="24"/>
          <w:highlight w:val="yellow"/>
        </w:rPr>
        <w:t>pojem</w:t>
      </w:r>
      <w:proofErr w:type="spellEnd"/>
      <w:r w:rsidR="00400D0C" w:rsidRPr="006D3AA1">
        <w:rPr>
          <w:color w:val="1F1F1F"/>
          <w:sz w:val="24"/>
          <w:szCs w:val="24"/>
          <w:highlight w:val="yellow"/>
        </w:rPr>
        <w:t xml:space="preserve"> </w:t>
      </w:r>
      <w:proofErr w:type="spellStart"/>
      <w:r w:rsidR="00400D0C" w:rsidRPr="006D3AA1">
        <w:rPr>
          <w:color w:val="1F1F1F"/>
          <w:sz w:val="24"/>
          <w:szCs w:val="24"/>
          <w:highlight w:val="yellow"/>
        </w:rPr>
        <w:t>přihlašování</w:t>
      </w:r>
      <w:proofErr w:type="spellEnd"/>
      <w:r w:rsidR="006D3AA1" w:rsidRPr="006D3AA1">
        <w:rPr>
          <w:color w:val="1F1F1F"/>
          <w:sz w:val="24"/>
          <w:szCs w:val="24"/>
          <w:highlight w:val="yellow"/>
        </w:rPr>
        <w:t xml:space="preserve"> k </w:t>
      </w:r>
      <w:proofErr w:type="spellStart"/>
      <w:r w:rsidR="006D3AA1" w:rsidRPr="006D3AA1">
        <w:rPr>
          <w:color w:val="1F1F1F"/>
          <w:sz w:val="24"/>
          <w:szCs w:val="24"/>
          <w:highlight w:val="yellow"/>
        </w:rPr>
        <w:t>volným</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bytům</w:t>
      </w:r>
      <w:proofErr w:type="spellEnd"/>
      <w:r w:rsidR="00400D0C" w:rsidRPr="006D3AA1">
        <w:rPr>
          <w:color w:val="1F1F1F"/>
          <w:sz w:val="24"/>
          <w:szCs w:val="24"/>
          <w:highlight w:val="yellow"/>
        </w:rPr>
        <w:t xml:space="preserve">, </w:t>
      </w:r>
      <w:proofErr w:type="spellStart"/>
      <w:r w:rsidR="00400D0C" w:rsidRPr="006D3AA1">
        <w:rPr>
          <w:color w:val="1F1F1F"/>
          <w:sz w:val="24"/>
          <w:szCs w:val="24"/>
          <w:highlight w:val="yellow"/>
        </w:rPr>
        <w:t>může</w:t>
      </w:r>
      <w:proofErr w:type="spellEnd"/>
      <w:r w:rsidR="00400D0C" w:rsidRPr="006D3AA1">
        <w:rPr>
          <w:color w:val="1F1F1F"/>
          <w:sz w:val="24"/>
          <w:szCs w:val="24"/>
          <w:highlight w:val="yellow"/>
        </w:rPr>
        <w:t xml:space="preserve"> se </w:t>
      </w:r>
      <w:proofErr w:type="spellStart"/>
      <w:r w:rsidR="00400D0C" w:rsidRPr="006D3AA1">
        <w:rPr>
          <w:color w:val="1F1F1F"/>
          <w:sz w:val="24"/>
          <w:szCs w:val="24"/>
          <w:highlight w:val="yellow"/>
        </w:rPr>
        <w:t>plést</w:t>
      </w:r>
      <w:proofErr w:type="spellEnd"/>
      <w:r w:rsidR="00400D0C" w:rsidRPr="006D3AA1">
        <w:rPr>
          <w:color w:val="1F1F1F"/>
          <w:sz w:val="24"/>
          <w:szCs w:val="24"/>
          <w:highlight w:val="yellow"/>
        </w:rPr>
        <w:t xml:space="preserve"> s </w:t>
      </w:r>
      <w:proofErr w:type="spellStart"/>
      <w:r w:rsidR="00400D0C" w:rsidRPr="006D3AA1">
        <w:rPr>
          <w:color w:val="1F1F1F"/>
          <w:sz w:val="24"/>
          <w:szCs w:val="24"/>
          <w:highlight w:val="yellow"/>
        </w:rPr>
        <w:t>potřebou</w:t>
      </w:r>
      <w:proofErr w:type="spellEnd"/>
      <w:r w:rsidR="00400D0C" w:rsidRPr="006D3AA1">
        <w:rPr>
          <w:color w:val="1F1F1F"/>
          <w:sz w:val="24"/>
          <w:szCs w:val="24"/>
          <w:highlight w:val="yellow"/>
        </w:rPr>
        <w:t xml:space="preserve"> </w:t>
      </w:r>
      <w:proofErr w:type="spellStart"/>
      <w:r w:rsidR="00400D0C" w:rsidRPr="006D3AA1">
        <w:rPr>
          <w:color w:val="1F1F1F"/>
          <w:sz w:val="24"/>
          <w:szCs w:val="24"/>
          <w:highlight w:val="yellow"/>
        </w:rPr>
        <w:t>osobní</w:t>
      </w:r>
      <w:proofErr w:type="spellEnd"/>
      <w:r w:rsidR="00400D0C" w:rsidRPr="006D3AA1">
        <w:rPr>
          <w:color w:val="1F1F1F"/>
          <w:sz w:val="24"/>
          <w:szCs w:val="24"/>
          <w:highlight w:val="yellow"/>
        </w:rPr>
        <w:t xml:space="preserve"> </w:t>
      </w:r>
      <w:proofErr w:type="spellStart"/>
      <w:r w:rsidR="00400D0C" w:rsidRPr="006D3AA1">
        <w:rPr>
          <w:color w:val="1F1F1F"/>
          <w:sz w:val="24"/>
          <w:szCs w:val="24"/>
          <w:highlight w:val="yellow"/>
        </w:rPr>
        <w:t>návštěvy</w:t>
      </w:r>
      <w:proofErr w:type="spellEnd"/>
      <w:r w:rsidR="00400D0C" w:rsidRPr="006D3AA1">
        <w:rPr>
          <w:color w:val="1F1F1F"/>
          <w:sz w:val="24"/>
          <w:szCs w:val="24"/>
          <w:highlight w:val="yellow"/>
        </w:rPr>
        <w:t xml:space="preserve"> </w:t>
      </w:r>
      <w:proofErr w:type="spellStart"/>
      <w:r w:rsidR="00400D0C" w:rsidRPr="006D3AA1">
        <w:rPr>
          <w:color w:val="1F1F1F"/>
          <w:sz w:val="24"/>
          <w:szCs w:val="24"/>
          <w:highlight w:val="yellow"/>
        </w:rPr>
        <w:t>nebo</w:t>
      </w:r>
      <w:proofErr w:type="spellEnd"/>
      <w:r w:rsidR="00400D0C" w:rsidRPr="006D3AA1">
        <w:rPr>
          <w:color w:val="1F1F1F"/>
          <w:sz w:val="24"/>
          <w:szCs w:val="24"/>
          <w:highlight w:val="yellow"/>
        </w:rPr>
        <w:t xml:space="preserve"> s </w:t>
      </w:r>
      <w:proofErr w:type="spellStart"/>
      <w:r w:rsidR="00400D0C" w:rsidRPr="006D3AA1">
        <w:rPr>
          <w:color w:val="1F1F1F"/>
          <w:sz w:val="24"/>
          <w:szCs w:val="24"/>
          <w:highlight w:val="yellow"/>
        </w:rPr>
        <w:t>hlášením</w:t>
      </w:r>
      <w:proofErr w:type="spellEnd"/>
      <w:r w:rsidR="00400D0C" w:rsidRPr="006D3AA1">
        <w:rPr>
          <w:color w:val="1F1F1F"/>
          <w:sz w:val="24"/>
          <w:szCs w:val="24"/>
          <w:highlight w:val="yellow"/>
        </w:rPr>
        <w:t xml:space="preserve"> </w:t>
      </w:r>
      <w:proofErr w:type="spellStart"/>
      <w:r w:rsidR="00400D0C" w:rsidRPr="006D3AA1">
        <w:rPr>
          <w:color w:val="1F1F1F"/>
          <w:sz w:val="24"/>
          <w:szCs w:val="24"/>
          <w:highlight w:val="yellow"/>
        </w:rPr>
        <w:t>změn</w:t>
      </w:r>
      <w:proofErr w:type="spellEnd"/>
      <w:r w:rsidR="00400D0C" w:rsidRPr="006D3AA1">
        <w:rPr>
          <w:color w:val="1F1F1F"/>
          <w:sz w:val="24"/>
          <w:szCs w:val="24"/>
          <w:highlight w:val="yellow"/>
        </w:rPr>
        <w:t>]</w:t>
      </w:r>
      <w:r w:rsidRPr="006D3AA1">
        <w:rPr>
          <w:color w:val="1F1F1F"/>
          <w:sz w:val="24"/>
          <w:szCs w:val="24"/>
          <w:highlight w:val="yellow"/>
        </w:rPr>
        <w:t xml:space="preserve"> </w:t>
      </w:r>
      <w:r>
        <w:rPr>
          <w:color w:val="1F1F1F"/>
          <w:sz w:val="24"/>
          <w:szCs w:val="24"/>
          <w:highlight w:val="white"/>
        </w:rPr>
        <w:t>(</w:t>
      </w: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w:t>
      </w:r>
      <w:proofErr w:type="spellStart"/>
      <w:r>
        <w:rPr>
          <w:color w:val="1F1F1F"/>
          <w:sz w:val="24"/>
          <w:szCs w:val="24"/>
          <w:highlight w:val="white"/>
        </w:rPr>
        <w:t>nebo</w:t>
      </w:r>
      <w:proofErr w:type="spellEnd"/>
      <w:r>
        <w:rPr>
          <w:color w:val="1F1F1F"/>
          <w:sz w:val="24"/>
          <w:szCs w:val="24"/>
          <w:highlight w:val="white"/>
        </w:rPr>
        <w:t xml:space="preserve"> je </w:t>
      </w:r>
      <w:proofErr w:type="spellStart"/>
      <w:r>
        <w:rPr>
          <w:color w:val="1F1F1F"/>
          <w:sz w:val="24"/>
          <w:szCs w:val="24"/>
          <w:highlight w:val="white"/>
        </w:rPr>
        <w:t>přiděluje</w:t>
      </w:r>
      <w:proofErr w:type="spellEnd"/>
      <w:r>
        <w:rPr>
          <w:color w:val="1F1F1F"/>
          <w:sz w:val="24"/>
          <w:szCs w:val="24"/>
          <w:highlight w:val="white"/>
        </w:rPr>
        <w:t xml:space="preserve"> </w:t>
      </w:r>
      <w:proofErr w:type="spellStart"/>
      <w:r>
        <w:rPr>
          <w:color w:val="1F1F1F"/>
          <w:sz w:val="24"/>
          <w:szCs w:val="24"/>
          <w:highlight w:val="white"/>
        </w:rPr>
        <w:t>rovnou</w:t>
      </w:r>
      <w:proofErr w:type="spellEnd"/>
      <w:r>
        <w:rPr>
          <w:color w:val="1F1F1F"/>
          <w:sz w:val="24"/>
          <w:szCs w:val="24"/>
          <w:highlight w:val="white"/>
        </w:rPr>
        <w:t xml:space="preserve"> z </w:t>
      </w:r>
      <w:proofErr w:type="spellStart"/>
      <w:r>
        <w:rPr>
          <w:color w:val="1F1F1F"/>
          <w:sz w:val="24"/>
          <w:szCs w:val="24"/>
          <w:highlight w:val="white"/>
        </w:rPr>
        <w:t>pořadníku</w:t>
      </w:r>
      <w:proofErr w:type="spellEnd"/>
      <w:r>
        <w:rPr>
          <w:color w:val="1F1F1F"/>
          <w:sz w:val="24"/>
          <w:szCs w:val="24"/>
          <w:highlight w:val="white"/>
        </w:rPr>
        <w:t xml:space="preserve">. </w:t>
      </w:r>
      <w:proofErr w:type="spellStart"/>
      <w:r>
        <w:rPr>
          <w:color w:val="1F1F1F"/>
          <w:sz w:val="24"/>
          <w:szCs w:val="24"/>
          <w:highlight w:val="white"/>
        </w:rPr>
        <w:t>Název</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vede</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její</w:t>
      </w:r>
      <w:proofErr w:type="spellEnd"/>
      <w:r>
        <w:rPr>
          <w:color w:val="1F1F1F"/>
          <w:sz w:val="24"/>
          <w:szCs w:val="24"/>
          <w:highlight w:val="white"/>
        </w:rPr>
        <w:t xml:space="preserve"> </w:t>
      </w:r>
      <w:proofErr w:type="spellStart"/>
      <w:r>
        <w:rPr>
          <w:color w:val="1F1F1F"/>
          <w:sz w:val="24"/>
          <w:szCs w:val="24"/>
          <w:highlight w:val="white"/>
        </w:rPr>
        <w:t>bytovou</w:t>
      </w:r>
      <w:proofErr w:type="spellEnd"/>
      <w:r>
        <w:rPr>
          <w:color w:val="1F1F1F"/>
          <w:sz w:val="24"/>
          <w:szCs w:val="24"/>
          <w:highlight w:val="white"/>
        </w:rPr>
        <w:t xml:space="preserve"> </w:t>
      </w:r>
      <w:proofErr w:type="spellStart"/>
      <w:r>
        <w:rPr>
          <w:color w:val="1F1F1F"/>
          <w:sz w:val="24"/>
          <w:szCs w:val="24"/>
          <w:highlight w:val="white"/>
        </w:rPr>
        <w:t>stránku</w:t>
      </w:r>
      <w:proofErr w:type="spellEnd"/>
      <w:r>
        <w:rPr>
          <w:color w:val="1F1F1F"/>
          <w:sz w:val="24"/>
          <w:szCs w:val="24"/>
          <w:highlight w:val="white"/>
        </w:rPr>
        <w:t xml:space="preserve"> s </w:t>
      </w:r>
      <w:proofErr w:type="spellStart"/>
      <w:r>
        <w:rPr>
          <w:color w:val="1F1F1F"/>
          <w:sz w:val="24"/>
          <w:szCs w:val="24"/>
          <w:highlight w:val="white"/>
        </w:rPr>
        <w:t>kontakty</w:t>
      </w:r>
      <w:proofErr w:type="spellEnd"/>
      <w:r>
        <w:rPr>
          <w:color w:val="1F1F1F"/>
          <w:sz w:val="24"/>
          <w:szCs w:val="24"/>
          <w:highlight w:val="white"/>
        </w:rPr>
        <w:t xml:space="preserve">; </w:t>
      </w:r>
      <w:proofErr w:type="spellStart"/>
      <w:r>
        <w:rPr>
          <w:color w:val="1F1F1F"/>
          <w:sz w:val="24"/>
          <w:szCs w:val="24"/>
          <w:highlight w:val="white"/>
        </w:rPr>
        <w:t>sloupec</w:t>
      </w:r>
      <w:proofErr w:type="spellEnd"/>
      <w:r>
        <w:rPr>
          <w:color w:val="1F1F1F"/>
          <w:sz w:val="24"/>
          <w:szCs w:val="24"/>
          <w:highlight w:val="white"/>
        </w:rPr>
        <w:t xml:space="preserve"> </w:t>
      </w:r>
      <w:proofErr w:type="spellStart"/>
      <w:r>
        <w:rPr>
          <w:color w:val="1F1F1F"/>
          <w:sz w:val="24"/>
          <w:szCs w:val="24"/>
          <w:highlight w:val="white"/>
        </w:rPr>
        <w:t>Pravidla</w:t>
      </w:r>
      <w:proofErr w:type="spellEnd"/>
      <w:r>
        <w:rPr>
          <w:color w:val="1F1F1F"/>
          <w:sz w:val="24"/>
          <w:szCs w:val="24"/>
          <w:highlight w:val="white"/>
        </w:rPr>
        <w:t xml:space="preserve"> </w:t>
      </w:r>
      <w:proofErr w:type="spellStart"/>
      <w:r>
        <w:rPr>
          <w:color w:val="1F1F1F"/>
          <w:sz w:val="24"/>
          <w:szCs w:val="24"/>
          <w:highlight w:val="white"/>
        </w:rPr>
        <w:t>vede</w:t>
      </w:r>
      <w:proofErr w:type="spellEnd"/>
      <w:r>
        <w:rPr>
          <w:color w:val="1F1F1F"/>
          <w:sz w:val="24"/>
          <w:szCs w:val="24"/>
          <w:highlight w:val="white"/>
        </w:rPr>
        <w:t xml:space="preserve"> </w:t>
      </w:r>
      <w:proofErr w:type="spellStart"/>
      <w:r>
        <w:rPr>
          <w:color w:val="1F1F1F"/>
          <w:sz w:val="24"/>
          <w:szCs w:val="24"/>
          <w:highlight w:val="white"/>
        </w:rPr>
        <w:t>přímo</w:t>
      </w:r>
      <w:proofErr w:type="spellEnd"/>
      <w:r>
        <w:rPr>
          <w:color w:val="1F1F1F"/>
          <w:sz w:val="24"/>
          <w:szCs w:val="24"/>
          <w:highlight w:val="white"/>
        </w:rPr>
        <w:t xml:space="preserve"> </w:t>
      </w:r>
      <w:proofErr w:type="spellStart"/>
      <w:r>
        <w:rPr>
          <w:color w:val="1F1F1F"/>
          <w:sz w:val="24"/>
          <w:szCs w:val="24"/>
          <w:highlight w:val="white"/>
        </w:rPr>
        <w:t>na</w:t>
      </w:r>
      <w:proofErr w:type="spellEnd"/>
      <w:r>
        <w:rPr>
          <w:color w:val="1F1F1F"/>
          <w:sz w:val="24"/>
          <w:szCs w:val="24"/>
          <w:highlight w:val="white"/>
        </w:rPr>
        <w:t xml:space="preserve"> </w:t>
      </w:r>
      <w:proofErr w:type="spellStart"/>
      <w:r>
        <w:rPr>
          <w:color w:val="1F1F1F"/>
          <w:sz w:val="24"/>
          <w:szCs w:val="24"/>
          <w:highlight w:val="white"/>
        </w:rPr>
        <w:t>schválená</w:t>
      </w:r>
      <w:proofErr w:type="spellEnd"/>
      <w:r>
        <w:rPr>
          <w:color w:val="1F1F1F"/>
          <w:sz w:val="24"/>
          <w:szCs w:val="24"/>
          <w:highlight w:val="white"/>
        </w:rPr>
        <w:t xml:space="preserve"> </w:t>
      </w:r>
      <w:proofErr w:type="spellStart"/>
      <w:r>
        <w:rPr>
          <w:color w:val="1F1F1F"/>
          <w:sz w:val="24"/>
          <w:szCs w:val="24"/>
          <w:highlight w:val="white"/>
        </w:rPr>
        <w:t>kritéria</w:t>
      </w:r>
      <w:proofErr w:type="spellEnd"/>
      <w:r>
        <w:rPr>
          <w:color w:val="1F1F1F"/>
          <w:sz w:val="24"/>
          <w:szCs w:val="24"/>
          <w:highlight w:val="white"/>
        </w:rPr>
        <w:t>.</w:t>
      </w:r>
    </w:p>
    <w:tbl>
      <w:tblPr>
        <w:tblStyle w:val="a"/>
        <w:tblW w:w="988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5"/>
        <w:gridCol w:w="2222"/>
        <w:gridCol w:w="1478"/>
        <w:gridCol w:w="3219"/>
        <w:gridCol w:w="1105"/>
      </w:tblGrid>
      <w:tr w:rsidR="00F35B07" w14:paraId="5B3895B1" w14:textId="77777777">
        <w:trPr>
          <w:trHeight w:val="1340"/>
        </w:trPr>
        <w:tc>
          <w:tcPr>
            <w:tcW w:w="1864" w:type="dxa"/>
            <w:tcBorders>
              <w:top w:val="nil"/>
              <w:left w:val="nil"/>
              <w:bottom w:val="nil"/>
              <w:right w:val="nil"/>
            </w:tcBorders>
            <w:tcMar>
              <w:top w:w="100" w:type="dxa"/>
              <w:left w:w="100" w:type="dxa"/>
              <w:bottom w:w="100" w:type="dxa"/>
              <w:right w:w="100" w:type="dxa"/>
            </w:tcMar>
          </w:tcPr>
          <w:p w14:paraId="2A4ACF34" w14:textId="77777777" w:rsidR="00F35B07" w:rsidRDefault="00000000">
            <w:pPr>
              <w:jc w:val="center"/>
              <w:rPr>
                <w:color w:val="1F1F1F"/>
                <w:sz w:val="24"/>
                <w:szCs w:val="24"/>
                <w:highlight w:val="white"/>
              </w:rPr>
            </w:pPr>
            <w:proofErr w:type="spellStart"/>
            <w:r>
              <w:rPr>
                <w:b/>
                <w:bCs/>
                <w:color w:val="1F1F1F"/>
                <w:sz w:val="24"/>
                <w:szCs w:val="24"/>
                <w:highlight w:val="white"/>
              </w:rPr>
              <w:t>Městská</w:t>
            </w:r>
            <w:proofErr w:type="spellEnd"/>
            <w:r>
              <w:rPr>
                <w:b/>
                <w:bCs/>
                <w:color w:val="1F1F1F"/>
                <w:sz w:val="24"/>
                <w:szCs w:val="24"/>
                <w:highlight w:val="white"/>
              </w:rPr>
              <w:t xml:space="preserve"> </w:t>
            </w:r>
            <w:proofErr w:type="spellStart"/>
            <w:r>
              <w:rPr>
                <w:b/>
                <w:bCs/>
                <w:color w:val="1F1F1F"/>
                <w:sz w:val="24"/>
                <w:szCs w:val="24"/>
                <w:highlight w:val="white"/>
              </w:rPr>
              <w:t>část</w:t>
            </w:r>
            <w:proofErr w:type="spellEnd"/>
          </w:p>
        </w:tc>
        <w:tc>
          <w:tcPr>
            <w:tcW w:w="2221" w:type="dxa"/>
            <w:tcBorders>
              <w:top w:val="nil"/>
              <w:left w:val="nil"/>
              <w:bottom w:val="nil"/>
              <w:right w:val="nil"/>
            </w:tcBorders>
            <w:tcMar>
              <w:top w:w="100" w:type="dxa"/>
              <w:left w:w="100" w:type="dxa"/>
              <w:bottom w:w="100" w:type="dxa"/>
              <w:right w:w="100" w:type="dxa"/>
            </w:tcMar>
          </w:tcPr>
          <w:p w14:paraId="12FBBDCF" w14:textId="77777777" w:rsidR="00F35B07" w:rsidRDefault="00000000">
            <w:pPr>
              <w:jc w:val="center"/>
              <w:rPr>
                <w:color w:val="1F1F1F"/>
                <w:sz w:val="24"/>
                <w:szCs w:val="24"/>
                <w:highlight w:val="white"/>
              </w:rPr>
            </w:pPr>
            <w:proofErr w:type="spellStart"/>
            <w:r>
              <w:rPr>
                <w:b/>
                <w:bCs/>
                <w:color w:val="1F1F1F"/>
                <w:sz w:val="24"/>
                <w:szCs w:val="24"/>
                <w:highlight w:val="white"/>
              </w:rPr>
              <w:t>Adresa</w:t>
            </w:r>
            <w:proofErr w:type="spellEnd"/>
            <w:r>
              <w:rPr>
                <w:b/>
                <w:bCs/>
                <w:color w:val="1F1F1F"/>
                <w:sz w:val="24"/>
                <w:szCs w:val="24"/>
                <w:highlight w:val="white"/>
              </w:rPr>
              <w:t xml:space="preserve"> a </w:t>
            </w:r>
            <w:proofErr w:type="spellStart"/>
            <w:r>
              <w:rPr>
                <w:b/>
                <w:bCs/>
                <w:color w:val="1F1F1F"/>
                <w:sz w:val="24"/>
                <w:szCs w:val="24"/>
                <w:highlight w:val="white"/>
              </w:rPr>
              <w:t>Datová</w:t>
            </w:r>
            <w:proofErr w:type="spellEnd"/>
            <w:r>
              <w:rPr>
                <w:b/>
                <w:bCs/>
                <w:color w:val="1F1F1F"/>
                <w:sz w:val="24"/>
                <w:szCs w:val="24"/>
                <w:highlight w:val="white"/>
              </w:rPr>
              <w:t xml:space="preserve"> </w:t>
            </w:r>
            <w:proofErr w:type="spellStart"/>
            <w:r>
              <w:rPr>
                <w:b/>
                <w:bCs/>
                <w:color w:val="1F1F1F"/>
                <w:sz w:val="24"/>
                <w:szCs w:val="24"/>
                <w:highlight w:val="white"/>
              </w:rPr>
              <w:t>schránka</w:t>
            </w:r>
            <w:proofErr w:type="spellEnd"/>
          </w:p>
        </w:tc>
        <w:tc>
          <w:tcPr>
            <w:tcW w:w="1477" w:type="dxa"/>
            <w:tcBorders>
              <w:top w:val="nil"/>
              <w:left w:val="nil"/>
              <w:bottom w:val="nil"/>
              <w:right w:val="nil"/>
            </w:tcBorders>
            <w:tcMar>
              <w:top w:w="100" w:type="dxa"/>
              <w:left w:w="100" w:type="dxa"/>
              <w:bottom w:w="100" w:type="dxa"/>
              <w:right w:w="100" w:type="dxa"/>
            </w:tcMar>
          </w:tcPr>
          <w:p w14:paraId="5EAD5F5A" w14:textId="77777777" w:rsidR="00F35B07" w:rsidRDefault="00000000">
            <w:pPr>
              <w:jc w:val="center"/>
              <w:rPr>
                <w:color w:val="1F1F1F"/>
                <w:sz w:val="24"/>
                <w:szCs w:val="24"/>
                <w:highlight w:val="white"/>
              </w:rPr>
            </w:pPr>
            <w:proofErr w:type="spellStart"/>
            <w:r>
              <w:rPr>
                <w:b/>
                <w:bCs/>
                <w:color w:val="1F1F1F"/>
                <w:sz w:val="24"/>
                <w:szCs w:val="24"/>
                <w:highlight w:val="white"/>
              </w:rPr>
              <w:t>Bytů</w:t>
            </w:r>
            <w:proofErr w:type="spellEnd"/>
            <w:r>
              <w:rPr>
                <w:b/>
                <w:bCs/>
                <w:color w:val="1F1F1F"/>
                <w:sz w:val="24"/>
                <w:szCs w:val="24"/>
                <w:highlight w:val="white"/>
              </w:rPr>
              <w:t xml:space="preserve"> </w:t>
            </w:r>
            <w:proofErr w:type="spellStart"/>
            <w:r>
              <w:rPr>
                <w:b/>
                <w:bCs/>
                <w:color w:val="1F1F1F"/>
                <w:sz w:val="24"/>
                <w:szCs w:val="24"/>
                <w:highlight w:val="white"/>
              </w:rPr>
              <w:t>ve</w:t>
            </w:r>
            <w:proofErr w:type="spellEnd"/>
            <w:r>
              <w:rPr>
                <w:b/>
                <w:bCs/>
                <w:color w:val="1F1F1F"/>
                <w:sz w:val="24"/>
                <w:szCs w:val="24"/>
                <w:highlight w:val="white"/>
              </w:rPr>
              <w:t xml:space="preserve"> </w:t>
            </w:r>
            <w:proofErr w:type="spellStart"/>
            <w:r>
              <w:rPr>
                <w:b/>
                <w:bCs/>
                <w:color w:val="1F1F1F"/>
                <w:sz w:val="24"/>
                <w:szCs w:val="24"/>
                <w:highlight w:val="white"/>
              </w:rPr>
              <w:t>správě</w:t>
            </w:r>
            <w:proofErr w:type="spellEnd"/>
            <w:r>
              <w:rPr>
                <w:b/>
                <w:bCs/>
                <w:color w:val="1F1F1F"/>
                <w:sz w:val="24"/>
                <w:szCs w:val="24"/>
                <w:highlight w:val="white"/>
              </w:rPr>
              <w:t xml:space="preserve"> (k 31. 12. 2025)</w:t>
            </w:r>
          </w:p>
        </w:tc>
        <w:tc>
          <w:tcPr>
            <w:tcW w:w="3218" w:type="dxa"/>
            <w:tcBorders>
              <w:top w:val="nil"/>
              <w:left w:val="nil"/>
              <w:bottom w:val="nil"/>
              <w:right w:val="nil"/>
            </w:tcBorders>
            <w:tcMar>
              <w:top w:w="100" w:type="dxa"/>
              <w:left w:w="100" w:type="dxa"/>
              <w:bottom w:w="100" w:type="dxa"/>
              <w:right w:w="100" w:type="dxa"/>
            </w:tcMar>
          </w:tcPr>
          <w:p w14:paraId="3C2FDF87" w14:textId="77777777" w:rsidR="00F35B07" w:rsidRDefault="00000000">
            <w:pPr>
              <w:jc w:val="center"/>
              <w:rPr>
                <w:color w:val="1F1F1F"/>
                <w:sz w:val="24"/>
                <w:szCs w:val="24"/>
                <w:highlight w:val="white"/>
              </w:rPr>
            </w:pPr>
            <w:proofErr w:type="spellStart"/>
            <w:r>
              <w:rPr>
                <w:b/>
                <w:bCs/>
                <w:color w:val="1F1F1F"/>
                <w:sz w:val="24"/>
                <w:szCs w:val="24"/>
                <w:highlight w:val="white"/>
              </w:rPr>
              <w:t>Způsob</w:t>
            </w:r>
            <w:proofErr w:type="spellEnd"/>
            <w:r>
              <w:rPr>
                <w:b/>
                <w:bCs/>
                <w:color w:val="1F1F1F"/>
                <w:sz w:val="24"/>
                <w:szCs w:val="24"/>
                <w:highlight w:val="white"/>
              </w:rPr>
              <w:t xml:space="preserve"> </w:t>
            </w:r>
            <w:proofErr w:type="spellStart"/>
            <w:r>
              <w:rPr>
                <w:b/>
                <w:bCs/>
                <w:color w:val="1F1F1F"/>
                <w:sz w:val="24"/>
                <w:szCs w:val="24"/>
                <w:highlight w:val="white"/>
              </w:rPr>
              <w:t>výběru</w:t>
            </w:r>
            <w:proofErr w:type="spellEnd"/>
            <w:r>
              <w:rPr>
                <w:b/>
                <w:bCs/>
                <w:color w:val="1F1F1F"/>
                <w:sz w:val="24"/>
                <w:szCs w:val="24"/>
                <w:highlight w:val="white"/>
              </w:rPr>
              <w:t xml:space="preserve"> a </w:t>
            </w:r>
            <w:proofErr w:type="spellStart"/>
            <w:r>
              <w:rPr>
                <w:b/>
                <w:bCs/>
                <w:color w:val="1F1F1F"/>
                <w:sz w:val="24"/>
                <w:szCs w:val="24"/>
                <w:highlight w:val="white"/>
              </w:rPr>
              <w:t>kde</w:t>
            </w:r>
            <w:proofErr w:type="spellEnd"/>
            <w:r>
              <w:rPr>
                <w:b/>
                <w:bCs/>
                <w:color w:val="1F1F1F"/>
                <w:sz w:val="24"/>
                <w:szCs w:val="24"/>
                <w:highlight w:val="white"/>
              </w:rPr>
              <w:t xml:space="preserve"> </w:t>
            </w:r>
            <w:proofErr w:type="spellStart"/>
            <w:r>
              <w:rPr>
                <w:b/>
                <w:bCs/>
                <w:color w:val="1F1F1F"/>
                <w:sz w:val="24"/>
                <w:szCs w:val="24"/>
                <w:highlight w:val="white"/>
              </w:rPr>
              <w:t>hledat</w:t>
            </w:r>
            <w:proofErr w:type="spellEnd"/>
            <w:r>
              <w:rPr>
                <w:b/>
                <w:bCs/>
                <w:color w:val="1F1F1F"/>
                <w:sz w:val="24"/>
                <w:szCs w:val="24"/>
                <w:highlight w:val="white"/>
              </w:rPr>
              <w:t xml:space="preserve"> </w:t>
            </w:r>
            <w:proofErr w:type="spellStart"/>
            <w:r>
              <w:rPr>
                <w:b/>
                <w:bCs/>
                <w:color w:val="1F1F1F"/>
                <w:sz w:val="24"/>
                <w:szCs w:val="24"/>
                <w:highlight w:val="white"/>
              </w:rPr>
              <w:t>byty</w:t>
            </w:r>
            <w:proofErr w:type="spellEnd"/>
          </w:p>
        </w:tc>
        <w:tc>
          <w:tcPr>
            <w:tcW w:w="1105" w:type="dxa"/>
            <w:tcBorders>
              <w:top w:val="nil"/>
              <w:left w:val="nil"/>
              <w:bottom w:val="nil"/>
              <w:right w:val="nil"/>
            </w:tcBorders>
            <w:tcMar>
              <w:top w:w="100" w:type="dxa"/>
              <w:left w:w="100" w:type="dxa"/>
              <w:bottom w:w="100" w:type="dxa"/>
              <w:right w:w="100" w:type="dxa"/>
            </w:tcMar>
          </w:tcPr>
          <w:p w14:paraId="139F2419" w14:textId="77777777" w:rsidR="00F35B07" w:rsidRDefault="00000000">
            <w:pPr>
              <w:jc w:val="center"/>
              <w:rPr>
                <w:color w:val="1F1F1F"/>
                <w:sz w:val="24"/>
                <w:szCs w:val="24"/>
                <w:highlight w:val="white"/>
              </w:rPr>
            </w:pPr>
            <w:proofErr w:type="spellStart"/>
            <w:r>
              <w:rPr>
                <w:b/>
                <w:bCs/>
                <w:color w:val="1F1F1F"/>
                <w:sz w:val="24"/>
                <w:szCs w:val="24"/>
                <w:highlight w:val="white"/>
              </w:rPr>
              <w:t>Pravidla</w:t>
            </w:r>
            <w:proofErr w:type="spellEnd"/>
          </w:p>
        </w:tc>
      </w:tr>
      <w:tr w:rsidR="00F35B07" w14:paraId="7C59DB47" w14:textId="77777777">
        <w:trPr>
          <w:trHeight w:val="785"/>
        </w:trPr>
        <w:tc>
          <w:tcPr>
            <w:tcW w:w="1864" w:type="dxa"/>
            <w:tcBorders>
              <w:top w:val="nil"/>
              <w:left w:val="nil"/>
              <w:bottom w:val="nil"/>
              <w:right w:val="nil"/>
            </w:tcBorders>
            <w:tcMar>
              <w:top w:w="100" w:type="dxa"/>
              <w:left w:w="100" w:type="dxa"/>
              <w:bottom w:w="100" w:type="dxa"/>
              <w:right w:w="100" w:type="dxa"/>
            </w:tcMar>
          </w:tcPr>
          <w:p w14:paraId="24D39380" w14:textId="77777777" w:rsidR="00F35B07" w:rsidRDefault="00000000">
            <w:pPr>
              <w:rPr>
                <w:color w:val="1F1F1F"/>
                <w:sz w:val="24"/>
                <w:szCs w:val="24"/>
                <w:highlight w:val="white"/>
              </w:rPr>
            </w:pPr>
            <w:hyperlink r:id="rId13">
              <w:r>
                <w:rPr>
                  <w:color w:val="1155CC"/>
                  <w:sz w:val="24"/>
                  <w:szCs w:val="24"/>
                  <w:highlight w:val="white"/>
                  <w:u w:val="single"/>
                </w:rPr>
                <w:t>Brno-střed</w:t>
              </w:r>
            </w:hyperlink>
          </w:p>
        </w:tc>
        <w:tc>
          <w:tcPr>
            <w:tcW w:w="2221" w:type="dxa"/>
            <w:tcBorders>
              <w:top w:val="nil"/>
              <w:left w:val="nil"/>
              <w:bottom w:val="nil"/>
              <w:right w:val="nil"/>
            </w:tcBorders>
            <w:tcMar>
              <w:top w:w="100" w:type="dxa"/>
              <w:left w:w="100" w:type="dxa"/>
              <w:bottom w:w="100" w:type="dxa"/>
              <w:right w:w="100" w:type="dxa"/>
            </w:tcMar>
          </w:tcPr>
          <w:p w14:paraId="63CE5410" w14:textId="77777777" w:rsidR="00F35B07" w:rsidRDefault="00000000">
            <w:pPr>
              <w:rPr>
                <w:color w:val="1F1F1F"/>
                <w:sz w:val="24"/>
                <w:szCs w:val="24"/>
                <w:highlight w:val="white"/>
              </w:rPr>
            </w:pPr>
            <w:proofErr w:type="spellStart"/>
            <w:r>
              <w:rPr>
                <w:color w:val="1F1F1F"/>
                <w:sz w:val="24"/>
                <w:szCs w:val="24"/>
                <w:highlight w:val="white"/>
              </w:rPr>
              <w:t>Dominikánská</w:t>
            </w:r>
            <w:proofErr w:type="spellEnd"/>
            <w:r>
              <w:rPr>
                <w:color w:val="1F1F1F"/>
                <w:sz w:val="24"/>
                <w:szCs w:val="24"/>
                <w:highlight w:val="white"/>
              </w:rPr>
              <w:t xml:space="preserve"> 2, DS qykbwe7</w:t>
            </w:r>
          </w:p>
        </w:tc>
        <w:tc>
          <w:tcPr>
            <w:tcW w:w="1477" w:type="dxa"/>
            <w:tcBorders>
              <w:top w:val="nil"/>
              <w:left w:val="nil"/>
              <w:bottom w:val="nil"/>
              <w:right w:val="nil"/>
            </w:tcBorders>
            <w:tcMar>
              <w:top w:w="100" w:type="dxa"/>
              <w:left w:w="100" w:type="dxa"/>
              <w:bottom w:w="100" w:type="dxa"/>
              <w:right w:w="100" w:type="dxa"/>
            </w:tcMar>
          </w:tcPr>
          <w:p w14:paraId="7D7BDD59" w14:textId="77777777" w:rsidR="00F35B07" w:rsidRDefault="00000000">
            <w:pPr>
              <w:rPr>
                <w:color w:val="1F1F1F"/>
                <w:sz w:val="24"/>
                <w:szCs w:val="24"/>
                <w:highlight w:val="white"/>
              </w:rPr>
            </w:pPr>
            <w:r>
              <w:rPr>
                <w:color w:val="1F1F1F"/>
                <w:sz w:val="24"/>
                <w:szCs w:val="24"/>
                <w:highlight w:val="white"/>
              </w:rPr>
              <w:t>3 969</w:t>
            </w:r>
          </w:p>
        </w:tc>
        <w:tc>
          <w:tcPr>
            <w:tcW w:w="3218" w:type="dxa"/>
            <w:tcBorders>
              <w:top w:val="nil"/>
              <w:left w:val="nil"/>
              <w:bottom w:val="nil"/>
              <w:right w:val="nil"/>
            </w:tcBorders>
            <w:tcMar>
              <w:top w:w="100" w:type="dxa"/>
              <w:left w:w="100" w:type="dxa"/>
              <w:bottom w:w="100" w:type="dxa"/>
              <w:right w:w="100" w:type="dxa"/>
            </w:tcMar>
          </w:tcPr>
          <w:p w14:paraId="13E7A2FC" w14:textId="77777777" w:rsidR="00F35B07" w:rsidRDefault="00000000">
            <w:pPr>
              <w:rPr>
                <w:color w:val="1F1F1F"/>
                <w:sz w:val="24"/>
                <w:szCs w:val="24"/>
                <w:highlight w:val="white"/>
              </w:rPr>
            </w:pP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w:t>
            </w:r>
            <w:hyperlink r:id="rId14">
              <w:r>
                <w:rPr>
                  <w:color w:val="1F1F1F"/>
                  <w:sz w:val="24"/>
                  <w:szCs w:val="24"/>
                  <w:highlight w:val="white"/>
                </w:rPr>
                <w:t xml:space="preserve"> </w:t>
              </w:r>
            </w:hyperlink>
            <w:hyperlink r:id="rId15">
              <w:proofErr w:type="spellStart"/>
              <w:r>
                <w:rPr>
                  <w:color w:val="1155CC"/>
                  <w:sz w:val="24"/>
                  <w:szCs w:val="24"/>
                  <w:highlight w:val="white"/>
                  <w:u w:val="single"/>
                </w:rPr>
                <w:t>nabídka</w:t>
              </w:r>
              <w:proofErr w:type="spellEnd"/>
              <w:r>
                <w:rPr>
                  <w:color w:val="1155CC"/>
                  <w:sz w:val="24"/>
                  <w:szCs w:val="24"/>
                  <w:highlight w:val="white"/>
                  <w:u w:val="single"/>
                </w:rPr>
                <w:t xml:space="preserve"> </w:t>
              </w:r>
              <w:proofErr w:type="spellStart"/>
              <w:r>
                <w:rPr>
                  <w:color w:val="1155CC"/>
                  <w:sz w:val="24"/>
                  <w:szCs w:val="24"/>
                  <w:highlight w:val="white"/>
                  <w:u w:val="single"/>
                </w:rPr>
                <w:t>bytů</w:t>
              </w:r>
              <w:proofErr w:type="spellEnd"/>
            </w:hyperlink>
          </w:p>
        </w:tc>
        <w:tc>
          <w:tcPr>
            <w:tcW w:w="1105" w:type="dxa"/>
            <w:tcBorders>
              <w:top w:val="nil"/>
              <w:left w:val="nil"/>
              <w:bottom w:val="nil"/>
              <w:right w:val="nil"/>
            </w:tcBorders>
            <w:tcMar>
              <w:top w:w="100" w:type="dxa"/>
              <w:left w:w="100" w:type="dxa"/>
              <w:bottom w:w="100" w:type="dxa"/>
              <w:right w:w="100" w:type="dxa"/>
            </w:tcMar>
          </w:tcPr>
          <w:p w14:paraId="38645691" w14:textId="77777777" w:rsidR="00F35B07" w:rsidRDefault="00000000">
            <w:pPr>
              <w:rPr>
                <w:color w:val="1F1F1F"/>
                <w:sz w:val="24"/>
                <w:szCs w:val="24"/>
                <w:highlight w:val="white"/>
              </w:rPr>
            </w:pPr>
            <w:hyperlink r:id="rId16">
              <w:proofErr w:type="spellStart"/>
              <w:r>
                <w:rPr>
                  <w:color w:val="1155CC"/>
                  <w:sz w:val="24"/>
                  <w:szCs w:val="24"/>
                  <w:highlight w:val="white"/>
                  <w:u w:val="single"/>
                </w:rPr>
                <w:t>Pravidla</w:t>
              </w:r>
              <w:proofErr w:type="spellEnd"/>
            </w:hyperlink>
          </w:p>
        </w:tc>
      </w:tr>
      <w:tr w:rsidR="00F35B07" w14:paraId="21548094" w14:textId="77777777">
        <w:trPr>
          <w:trHeight w:val="1340"/>
        </w:trPr>
        <w:tc>
          <w:tcPr>
            <w:tcW w:w="1864" w:type="dxa"/>
            <w:tcBorders>
              <w:top w:val="nil"/>
              <w:left w:val="nil"/>
              <w:bottom w:val="nil"/>
              <w:right w:val="nil"/>
            </w:tcBorders>
            <w:tcMar>
              <w:top w:w="100" w:type="dxa"/>
              <w:left w:w="100" w:type="dxa"/>
              <w:bottom w:w="100" w:type="dxa"/>
              <w:right w:w="100" w:type="dxa"/>
            </w:tcMar>
          </w:tcPr>
          <w:p w14:paraId="1E3E347F" w14:textId="77777777" w:rsidR="00F35B07" w:rsidRDefault="00000000">
            <w:pPr>
              <w:rPr>
                <w:color w:val="1F1F1F"/>
                <w:sz w:val="24"/>
                <w:szCs w:val="24"/>
                <w:highlight w:val="white"/>
              </w:rPr>
            </w:pPr>
            <w:hyperlink r:id="rId17">
              <w:r>
                <w:rPr>
                  <w:color w:val="1155CC"/>
                  <w:sz w:val="24"/>
                  <w:szCs w:val="24"/>
                  <w:highlight w:val="white"/>
                  <w:u w:val="single"/>
                </w:rPr>
                <w:t>Brno-sever</w:t>
              </w:r>
            </w:hyperlink>
          </w:p>
        </w:tc>
        <w:tc>
          <w:tcPr>
            <w:tcW w:w="2221" w:type="dxa"/>
            <w:tcBorders>
              <w:top w:val="nil"/>
              <w:left w:val="nil"/>
              <w:bottom w:val="nil"/>
              <w:right w:val="nil"/>
            </w:tcBorders>
            <w:tcMar>
              <w:top w:w="100" w:type="dxa"/>
              <w:left w:w="100" w:type="dxa"/>
              <w:bottom w:w="100" w:type="dxa"/>
              <w:right w:w="100" w:type="dxa"/>
            </w:tcMar>
          </w:tcPr>
          <w:p w14:paraId="5370AFCC" w14:textId="77777777" w:rsidR="00F35B07" w:rsidRDefault="00000000">
            <w:pPr>
              <w:rPr>
                <w:color w:val="1F1F1F"/>
                <w:sz w:val="24"/>
                <w:szCs w:val="24"/>
                <w:highlight w:val="white"/>
              </w:rPr>
            </w:pPr>
            <w:proofErr w:type="spellStart"/>
            <w:r>
              <w:rPr>
                <w:color w:val="1F1F1F"/>
                <w:sz w:val="24"/>
                <w:szCs w:val="24"/>
                <w:highlight w:val="white"/>
              </w:rPr>
              <w:t>Bratislavská</w:t>
            </w:r>
            <w:proofErr w:type="spellEnd"/>
            <w:r>
              <w:rPr>
                <w:color w:val="1F1F1F"/>
                <w:sz w:val="24"/>
                <w:szCs w:val="24"/>
                <w:highlight w:val="white"/>
              </w:rPr>
              <w:t xml:space="preserve"> 70, DS </w:t>
            </w:r>
            <w:proofErr w:type="spellStart"/>
            <w:r>
              <w:rPr>
                <w:color w:val="1F1F1F"/>
                <w:sz w:val="24"/>
                <w:szCs w:val="24"/>
                <w:highlight w:val="white"/>
              </w:rPr>
              <w:t>cqubvxs</w:t>
            </w:r>
            <w:proofErr w:type="spellEnd"/>
          </w:p>
        </w:tc>
        <w:tc>
          <w:tcPr>
            <w:tcW w:w="1477" w:type="dxa"/>
            <w:tcBorders>
              <w:top w:val="nil"/>
              <w:left w:val="nil"/>
              <w:bottom w:val="nil"/>
              <w:right w:val="nil"/>
            </w:tcBorders>
            <w:tcMar>
              <w:top w:w="100" w:type="dxa"/>
              <w:left w:w="100" w:type="dxa"/>
              <w:bottom w:w="100" w:type="dxa"/>
              <w:right w:w="100" w:type="dxa"/>
            </w:tcMar>
          </w:tcPr>
          <w:p w14:paraId="2514FFC6" w14:textId="77777777" w:rsidR="00F35B07" w:rsidRDefault="00000000">
            <w:pPr>
              <w:rPr>
                <w:color w:val="1F1F1F"/>
                <w:sz w:val="24"/>
                <w:szCs w:val="24"/>
                <w:highlight w:val="white"/>
              </w:rPr>
            </w:pPr>
            <w:r>
              <w:rPr>
                <w:color w:val="1F1F1F"/>
                <w:sz w:val="24"/>
                <w:szCs w:val="24"/>
                <w:highlight w:val="white"/>
              </w:rPr>
              <w:t>5 143</w:t>
            </w:r>
          </w:p>
        </w:tc>
        <w:tc>
          <w:tcPr>
            <w:tcW w:w="3218" w:type="dxa"/>
            <w:tcBorders>
              <w:top w:val="nil"/>
              <w:left w:val="nil"/>
              <w:bottom w:val="nil"/>
              <w:right w:val="nil"/>
            </w:tcBorders>
            <w:tcMar>
              <w:top w:w="100" w:type="dxa"/>
              <w:left w:w="100" w:type="dxa"/>
              <w:bottom w:w="100" w:type="dxa"/>
              <w:right w:w="100" w:type="dxa"/>
            </w:tcMar>
          </w:tcPr>
          <w:p w14:paraId="31A52087" w14:textId="0254C83A" w:rsidR="00F35B07" w:rsidRDefault="00000000">
            <w:pPr>
              <w:rPr>
                <w:color w:val="1F1F1F"/>
                <w:sz w:val="24"/>
                <w:szCs w:val="24"/>
                <w:highlight w:val="white"/>
              </w:rPr>
            </w:pP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w:t>
            </w:r>
            <w:proofErr w:type="spellStart"/>
            <w:r>
              <w:rPr>
                <w:color w:val="1F1F1F"/>
                <w:sz w:val="24"/>
                <w:szCs w:val="24"/>
                <w:highlight w:val="white"/>
              </w:rPr>
              <w:t>dvoustupňově</w:t>
            </w:r>
            <w:proofErr w:type="spellEnd"/>
            <w:r>
              <w:rPr>
                <w:color w:val="1F1F1F"/>
                <w:sz w:val="24"/>
                <w:szCs w:val="24"/>
                <w:highlight w:val="white"/>
              </w:rPr>
              <w:t>) -</w:t>
            </w:r>
            <w:hyperlink r:id="rId18">
              <w:r>
                <w:rPr>
                  <w:color w:val="1F1F1F"/>
                  <w:sz w:val="24"/>
                  <w:szCs w:val="24"/>
                  <w:highlight w:val="white"/>
                </w:rPr>
                <w:t xml:space="preserve"> </w:t>
              </w:r>
            </w:hyperlink>
            <w:hyperlink r:id="rId19">
              <w:proofErr w:type="spellStart"/>
              <w:r>
                <w:rPr>
                  <w:color w:val="1155CC"/>
                  <w:sz w:val="24"/>
                  <w:szCs w:val="24"/>
                  <w:highlight w:val="white"/>
                  <w:u w:val="single"/>
                </w:rPr>
                <w:t>úřední</w:t>
              </w:r>
              <w:proofErr w:type="spellEnd"/>
              <w:r>
                <w:rPr>
                  <w:color w:val="1155CC"/>
                  <w:sz w:val="24"/>
                  <w:szCs w:val="24"/>
                  <w:highlight w:val="white"/>
                  <w:u w:val="single"/>
                </w:rPr>
                <w:t xml:space="preserve"> </w:t>
              </w:r>
              <w:proofErr w:type="spellStart"/>
              <w:r>
                <w:rPr>
                  <w:color w:val="1155CC"/>
                  <w:sz w:val="24"/>
                  <w:szCs w:val="24"/>
                  <w:highlight w:val="white"/>
                  <w:u w:val="single"/>
                </w:rPr>
                <w:t>deska</w:t>
              </w:r>
              <w:proofErr w:type="spellEnd"/>
            </w:hyperlink>
            <w:r>
              <w:rPr>
                <w:color w:val="1F1F1F"/>
                <w:sz w:val="24"/>
                <w:szCs w:val="24"/>
                <w:highlight w:val="white"/>
              </w:rPr>
              <w:t xml:space="preserve"> (</w:t>
            </w:r>
            <w:proofErr w:type="spellStart"/>
            <w:r>
              <w:rPr>
                <w:color w:val="1F1F1F"/>
                <w:sz w:val="24"/>
                <w:szCs w:val="24"/>
                <w:highlight w:val="white"/>
              </w:rPr>
              <w:t>filtr</w:t>
            </w:r>
            <w:proofErr w:type="spellEnd"/>
            <w:r>
              <w:rPr>
                <w:color w:val="1F1F1F"/>
                <w:sz w:val="24"/>
                <w:szCs w:val="24"/>
                <w:highlight w:val="white"/>
              </w:rPr>
              <w:t xml:space="preserve"> „</w:t>
            </w:r>
            <w:proofErr w:type="spellStart"/>
            <w:r>
              <w:rPr>
                <w:color w:val="1F1F1F"/>
                <w:sz w:val="24"/>
                <w:szCs w:val="24"/>
                <w:highlight w:val="white"/>
              </w:rPr>
              <w:t>Nabídka</w:t>
            </w:r>
            <w:proofErr w:type="spellEnd"/>
            <w:r>
              <w:rPr>
                <w:color w:val="1F1F1F"/>
                <w:sz w:val="24"/>
                <w:szCs w:val="24"/>
                <w:highlight w:val="white"/>
              </w:rPr>
              <w:t xml:space="preserve"> </w:t>
            </w:r>
            <w:proofErr w:type="spellStart"/>
            <w:r>
              <w:rPr>
                <w:color w:val="1F1F1F"/>
                <w:sz w:val="24"/>
                <w:szCs w:val="24"/>
                <w:highlight w:val="white"/>
              </w:rPr>
              <w:t>bytů</w:t>
            </w:r>
            <w:proofErr w:type="spellEnd"/>
            <w:r>
              <w:rPr>
                <w:color w:val="1F1F1F"/>
                <w:sz w:val="24"/>
                <w:szCs w:val="24"/>
                <w:highlight w:val="white"/>
              </w:rPr>
              <w:t xml:space="preserve"> k </w:t>
            </w:r>
            <w:proofErr w:type="spellStart"/>
            <w:r>
              <w:rPr>
                <w:color w:val="1F1F1F"/>
                <w:sz w:val="24"/>
                <w:szCs w:val="24"/>
                <w:highlight w:val="white"/>
              </w:rPr>
              <w:t>pronájmu</w:t>
            </w:r>
            <w:proofErr w:type="spellEnd"/>
            <w:r>
              <w:rPr>
                <w:color w:val="1F1F1F"/>
                <w:sz w:val="24"/>
                <w:szCs w:val="24"/>
                <w:highlight w:val="white"/>
              </w:rPr>
              <w:t>")</w:t>
            </w:r>
            <w:r w:rsidR="006D3AA1">
              <w:rPr>
                <w:color w:val="1F1F1F"/>
                <w:sz w:val="24"/>
                <w:szCs w:val="24"/>
                <w:highlight w:val="white"/>
              </w:rPr>
              <w:t xml:space="preserve"> </w:t>
            </w:r>
            <w:r w:rsidR="006D3AA1" w:rsidRPr="006D3AA1">
              <w:rPr>
                <w:color w:val="1F1F1F"/>
                <w:sz w:val="24"/>
                <w:szCs w:val="24"/>
                <w:highlight w:val="yellow"/>
              </w:rPr>
              <w:t>[</w:t>
            </w:r>
            <w:proofErr w:type="spellStart"/>
            <w:r w:rsidR="006D3AA1" w:rsidRPr="006D3AA1">
              <w:rPr>
                <w:color w:val="1F1F1F"/>
                <w:sz w:val="24"/>
                <w:szCs w:val="24"/>
                <w:highlight w:val="yellow"/>
              </w:rPr>
              <w:t>koukám</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že</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rozlišujete</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aktivní</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hlášení</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na</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lastRenderedPageBreak/>
              <w:t>několik</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typů</w:t>
            </w:r>
            <w:proofErr w:type="spellEnd"/>
            <w:r w:rsidR="006D3AA1" w:rsidRPr="006D3AA1">
              <w:rPr>
                <w:color w:val="1F1F1F"/>
                <w:sz w:val="24"/>
                <w:szCs w:val="24"/>
                <w:highlight w:val="yellow"/>
              </w:rPr>
              <w:t xml:space="preserve">. Je to </w:t>
            </w:r>
            <w:proofErr w:type="spellStart"/>
            <w:r w:rsidR="006D3AA1" w:rsidRPr="006D3AA1">
              <w:rPr>
                <w:color w:val="1F1F1F"/>
                <w:sz w:val="24"/>
                <w:szCs w:val="24"/>
                <w:highlight w:val="yellow"/>
              </w:rPr>
              <w:t>všude</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identické</w:t>
            </w:r>
            <w:proofErr w:type="spellEnd"/>
            <w:r w:rsidR="006D3AA1" w:rsidRPr="006D3AA1">
              <w:rPr>
                <w:color w:val="1F1F1F"/>
                <w:sz w:val="24"/>
                <w:szCs w:val="24"/>
                <w:highlight w:val="yellow"/>
              </w:rPr>
              <w:t xml:space="preserve">, </w:t>
            </w:r>
            <w:r w:rsidR="006D3AA1">
              <w:rPr>
                <w:color w:val="1F1F1F"/>
                <w:sz w:val="24"/>
                <w:szCs w:val="24"/>
                <w:highlight w:val="yellow"/>
              </w:rPr>
              <w:t xml:space="preserve">viz </w:t>
            </w:r>
            <w:proofErr w:type="spellStart"/>
            <w:r w:rsidR="006D3AA1" w:rsidRPr="006D3AA1">
              <w:rPr>
                <w:color w:val="1F1F1F"/>
                <w:sz w:val="24"/>
                <w:szCs w:val="24"/>
                <w:highlight w:val="yellow"/>
              </w:rPr>
              <w:t>povinnost</w:t>
            </w:r>
            <w:proofErr w:type="spellEnd"/>
            <w:r w:rsidR="006D3AA1" w:rsidRPr="006D3AA1">
              <w:rPr>
                <w:color w:val="1F1F1F"/>
                <w:sz w:val="24"/>
                <w:szCs w:val="24"/>
                <w:highlight w:val="yellow"/>
              </w:rPr>
              <w:t xml:space="preserve"> MČ </w:t>
            </w:r>
            <w:proofErr w:type="spellStart"/>
            <w:r w:rsidR="006D3AA1" w:rsidRPr="006D3AA1">
              <w:rPr>
                <w:color w:val="1F1F1F"/>
                <w:sz w:val="24"/>
                <w:szCs w:val="24"/>
                <w:highlight w:val="yellow"/>
              </w:rPr>
              <w:t>zveřejňovat</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byty</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na</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své</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úřední</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desce</w:t>
            </w:r>
            <w:proofErr w:type="spellEnd"/>
            <w:r w:rsidR="006D3AA1" w:rsidRPr="006D3AA1">
              <w:rPr>
                <w:color w:val="1F1F1F"/>
                <w:sz w:val="24"/>
                <w:szCs w:val="24"/>
                <w:highlight w:val="yellow"/>
              </w:rPr>
              <w:t xml:space="preserve"> a ÚD města – </w:t>
            </w:r>
            <w:proofErr w:type="spellStart"/>
            <w:r w:rsidR="006D3AA1" w:rsidRPr="006D3AA1">
              <w:rPr>
                <w:color w:val="1F1F1F"/>
                <w:sz w:val="24"/>
                <w:szCs w:val="24"/>
                <w:highlight w:val="yellow"/>
              </w:rPr>
              <w:t>čl</w:t>
            </w:r>
            <w:proofErr w:type="spellEnd"/>
            <w:r w:rsidR="006D3AA1" w:rsidRPr="006D3AA1">
              <w:rPr>
                <w:color w:val="1F1F1F"/>
                <w:sz w:val="24"/>
                <w:szCs w:val="24"/>
                <w:highlight w:val="yellow"/>
              </w:rPr>
              <w:t xml:space="preserve">. 3 </w:t>
            </w:r>
            <w:proofErr w:type="spellStart"/>
            <w:r w:rsidR="006D3AA1" w:rsidRPr="006D3AA1">
              <w:rPr>
                <w:color w:val="1F1F1F"/>
                <w:sz w:val="24"/>
                <w:szCs w:val="24"/>
                <w:highlight w:val="yellow"/>
              </w:rPr>
              <w:t>odst</w:t>
            </w:r>
            <w:proofErr w:type="spellEnd"/>
            <w:r w:rsidR="006D3AA1" w:rsidRPr="006D3AA1">
              <w:rPr>
                <w:color w:val="1F1F1F"/>
                <w:sz w:val="24"/>
                <w:szCs w:val="24"/>
                <w:highlight w:val="yellow"/>
              </w:rPr>
              <w:t xml:space="preserve">. 3 </w:t>
            </w:r>
            <w:proofErr w:type="spellStart"/>
            <w:r w:rsidR="006D3AA1" w:rsidRPr="006D3AA1">
              <w:rPr>
                <w:color w:val="1F1F1F"/>
                <w:sz w:val="24"/>
                <w:szCs w:val="24"/>
                <w:highlight w:val="yellow"/>
              </w:rPr>
              <w:t>Pravidel</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Pouze</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rozdíl</w:t>
            </w:r>
            <w:proofErr w:type="spellEnd"/>
            <w:r w:rsidR="006D3AA1" w:rsidRPr="006D3AA1">
              <w:rPr>
                <w:color w:val="1F1F1F"/>
                <w:sz w:val="24"/>
                <w:szCs w:val="24"/>
                <w:highlight w:val="yellow"/>
              </w:rPr>
              <w:t xml:space="preserve"> u 4 MČ: </w:t>
            </w:r>
            <w:proofErr w:type="spellStart"/>
            <w:r w:rsidR="006D3AA1" w:rsidRPr="006D3AA1">
              <w:rPr>
                <w:color w:val="1F1F1F"/>
                <w:sz w:val="24"/>
                <w:szCs w:val="24"/>
                <w:highlight w:val="yellow"/>
              </w:rPr>
              <w:t>Střed</w:t>
            </w:r>
            <w:proofErr w:type="spellEnd"/>
            <w:r w:rsidR="006D3AA1" w:rsidRPr="006D3AA1">
              <w:rPr>
                <w:color w:val="1F1F1F"/>
                <w:sz w:val="24"/>
                <w:szCs w:val="24"/>
                <w:highlight w:val="yellow"/>
              </w:rPr>
              <w:t xml:space="preserve">, Sever, Starý Lískovec a </w:t>
            </w:r>
            <w:proofErr w:type="spellStart"/>
            <w:r w:rsidR="006D3AA1" w:rsidRPr="006D3AA1">
              <w:rPr>
                <w:color w:val="1F1F1F"/>
                <w:sz w:val="24"/>
                <w:szCs w:val="24"/>
                <w:highlight w:val="yellow"/>
              </w:rPr>
              <w:t>Židenice</w:t>
            </w:r>
            <w:proofErr w:type="spellEnd"/>
            <w:r w:rsidR="006D3AA1" w:rsidRPr="006D3AA1">
              <w:rPr>
                <w:color w:val="1F1F1F"/>
                <w:sz w:val="24"/>
                <w:szCs w:val="24"/>
                <w:highlight w:val="yellow"/>
              </w:rPr>
              <w:t xml:space="preserve"> – </w:t>
            </w:r>
            <w:proofErr w:type="spellStart"/>
            <w:r w:rsidR="006D3AA1" w:rsidRPr="006D3AA1">
              <w:rPr>
                <w:color w:val="1F1F1F"/>
                <w:sz w:val="24"/>
                <w:szCs w:val="24"/>
                <w:highlight w:val="yellow"/>
              </w:rPr>
              <w:t>možnost</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přihlásit</w:t>
            </w:r>
            <w:proofErr w:type="spellEnd"/>
            <w:r w:rsidR="006D3AA1" w:rsidRPr="006D3AA1">
              <w:rPr>
                <w:color w:val="1F1F1F"/>
                <w:sz w:val="24"/>
                <w:szCs w:val="24"/>
                <w:highlight w:val="yellow"/>
              </w:rPr>
              <w:t xml:space="preserve"> se v </w:t>
            </w:r>
            <w:proofErr w:type="spellStart"/>
            <w:r w:rsidR="006D3AA1" w:rsidRPr="006D3AA1">
              <w:rPr>
                <w:color w:val="1F1F1F"/>
                <w:sz w:val="24"/>
                <w:szCs w:val="24"/>
                <w:highlight w:val="yellow"/>
              </w:rPr>
              <w:t>jednom</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termínu</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pouze</w:t>
            </w:r>
            <w:proofErr w:type="spellEnd"/>
            <w:r w:rsidR="006D3AA1" w:rsidRPr="006D3AA1">
              <w:rPr>
                <w:color w:val="1F1F1F"/>
                <w:sz w:val="24"/>
                <w:szCs w:val="24"/>
                <w:highlight w:val="yellow"/>
              </w:rPr>
              <w:t xml:space="preserve"> k 1 </w:t>
            </w:r>
            <w:proofErr w:type="spellStart"/>
            <w:r w:rsidR="006D3AA1" w:rsidRPr="006D3AA1">
              <w:rPr>
                <w:color w:val="1F1F1F"/>
                <w:sz w:val="24"/>
                <w:szCs w:val="24"/>
                <w:highlight w:val="yellow"/>
              </w:rPr>
              <w:t>bytu</w:t>
            </w:r>
            <w:proofErr w:type="spellEnd"/>
            <w:r w:rsidR="006D3AA1" w:rsidRPr="006D3AA1">
              <w:rPr>
                <w:color w:val="1F1F1F"/>
                <w:sz w:val="24"/>
                <w:szCs w:val="24"/>
                <w:highlight w:val="yellow"/>
              </w:rPr>
              <w:t xml:space="preserve">!!! U </w:t>
            </w:r>
            <w:proofErr w:type="spellStart"/>
            <w:r w:rsidR="006D3AA1" w:rsidRPr="006D3AA1">
              <w:rPr>
                <w:color w:val="1F1F1F"/>
                <w:sz w:val="24"/>
                <w:szCs w:val="24"/>
                <w:highlight w:val="yellow"/>
              </w:rPr>
              <w:t>ostatních</w:t>
            </w:r>
            <w:proofErr w:type="spellEnd"/>
            <w:r w:rsidR="006D3AA1" w:rsidRPr="006D3AA1">
              <w:rPr>
                <w:color w:val="1F1F1F"/>
                <w:sz w:val="24"/>
                <w:szCs w:val="24"/>
                <w:highlight w:val="yellow"/>
              </w:rPr>
              <w:t xml:space="preserve"> I </w:t>
            </w:r>
            <w:proofErr w:type="spellStart"/>
            <w:r w:rsidR="006D3AA1" w:rsidRPr="006D3AA1">
              <w:rPr>
                <w:color w:val="1F1F1F"/>
                <w:sz w:val="24"/>
                <w:szCs w:val="24"/>
                <w:highlight w:val="yellow"/>
              </w:rPr>
              <w:t>více</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bytů</w:t>
            </w:r>
            <w:proofErr w:type="spellEnd"/>
            <w:r w:rsidR="006D3AA1" w:rsidRPr="006D3AA1">
              <w:rPr>
                <w:color w:val="1F1F1F"/>
                <w:sz w:val="24"/>
                <w:szCs w:val="24"/>
                <w:highlight w:val="yellow"/>
              </w:rPr>
              <w:t xml:space="preserve"> v </w:t>
            </w:r>
            <w:proofErr w:type="spellStart"/>
            <w:r w:rsidR="006D3AA1" w:rsidRPr="006D3AA1">
              <w:rPr>
                <w:color w:val="1F1F1F"/>
                <w:sz w:val="24"/>
                <w:szCs w:val="24"/>
                <w:highlight w:val="yellow"/>
              </w:rPr>
              <w:t>jednom</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termínu</w:t>
            </w:r>
            <w:proofErr w:type="spellEnd"/>
            <w:r w:rsidR="006D3AA1">
              <w:rPr>
                <w:color w:val="1F1F1F"/>
                <w:sz w:val="24"/>
                <w:szCs w:val="24"/>
                <w:highlight w:val="white"/>
              </w:rPr>
              <w:t>]</w:t>
            </w:r>
          </w:p>
        </w:tc>
        <w:tc>
          <w:tcPr>
            <w:tcW w:w="1105" w:type="dxa"/>
            <w:tcBorders>
              <w:top w:val="nil"/>
              <w:left w:val="nil"/>
              <w:bottom w:val="nil"/>
              <w:right w:val="nil"/>
            </w:tcBorders>
            <w:tcMar>
              <w:top w:w="100" w:type="dxa"/>
              <w:left w:w="100" w:type="dxa"/>
              <w:bottom w:w="100" w:type="dxa"/>
              <w:right w:w="100" w:type="dxa"/>
            </w:tcMar>
          </w:tcPr>
          <w:p w14:paraId="26DDAD77" w14:textId="77777777" w:rsidR="00F35B07" w:rsidRDefault="00000000">
            <w:pPr>
              <w:rPr>
                <w:color w:val="1F1F1F"/>
                <w:sz w:val="24"/>
                <w:szCs w:val="24"/>
                <w:highlight w:val="white"/>
              </w:rPr>
            </w:pPr>
            <w:hyperlink r:id="rId20">
              <w:proofErr w:type="spellStart"/>
              <w:r>
                <w:rPr>
                  <w:color w:val="1155CC"/>
                  <w:sz w:val="24"/>
                  <w:szCs w:val="24"/>
                  <w:highlight w:val="white"/>
                  <w:u w:val="single"/>
                </w:rPr>
                <w:t>Pravidla</w:t>
              </w:r>
              <w:proofErr w:type="spellEnd"/>
            </w:hyperlink>
          </w:p>
        </w:tc>
      </w:tr>
      <w:tr w:rsidR="00F35B07" w14:paraId="10E1E2B6" w14:textId="77777777">
        <w:trPr>
          <w:trHeight w:val="785"/>
        </w:trPr>
        <w:tc>
          <w:tcPr>
            <w:tcW w:w="1864" w:type="dxa"/>
            <w:tcBorders>
              <w:top w:val="nil"/>
              <w:left w:val="nil"/>
              <w:bottom w:val="nil"/>
              <w:right w:val="nil"/>
            </w:tcBorders>
            <w:tcMar>
              <w:top w:w="100" w:type="dxa"/>
              <w:left w:w="100" w:type="dxa"/>
              <w:bottom w:w="100" w:type="dxa"/>
              <w:right w:w="100" w:type="dxa"/>
            </w:tcMar>
          </w:tcPr>
          <w:p w14:paraId="41D57925" w14:textId="77777777" w:rsidR="00F35B07" w:rsidRDefault="00000000">
            <w:pPr>
              <w:rPr>
                <w:color w:val="1F1F1F"/>
                <w:sz w:val="24"/>
                <w:szCs w:val="24"/>
                <w:highlight w:val="white"/>
              </w:rPr>
            </w:pPr>
            <w:hyperlink r:id="rId21">
              <w:r>
                <w:rPr>
                  <w:color w:val="1155CC"/>
                  <w:sz w:val="24"/>
                  <w:szCs w:val="24"/>
                  <w:highlight w:val="white"/>
                  <w:u w:val="single"/>
                </w:rPr>
                <w:t>Brno-Královo Pole</w:t>
              </w:r>
            </w:hyperlink>
          </w:p>
        </w:tc>
        <w:tc>
          <w:tcPr>
            <w:tcW w:w="2221" w:type="dxa"/>
            <w:tcBorders>
              <w:top w:val="nil"/>
              <w:left w:val="nil"/>
              <w:bottom w:val="nil"/>
              <w:right w:val="nil"/>
            </w:tcBorders>
            <w:tcMar>
              <w:top w:w="100" w:type="dxa"/>
              <w:left w:w="100" w:type="dxa"/>
              <w:bottom w:w="100" w:type="dxa"/>
              <w:right w:w="100" w:type="dxa"/>
            </w:tcMar>
          </w:tcPr>
          <w:p w14:paraId="35954FF1" w14:textId="77777777" w:rsidR="00F35B07" w:rsidRDefault="00000000">
            <w:pPr>
              <w:rPr>
                <w:color w:val="1F1F1F"/>
                <w:sz w:val="24"/>
                <w:szCs w:val="24"/>
                <w:highlight w:val="white"/>
              </w:rPr>
            </w:pPr>
            <w:proofErr w:type="spellStart"/>
            <w:r>
              <w:rPr>
                <w:color w:val="1F1F1F"/>
                <w:sz w:val="24"/>
                <w:szCs w:val="24"/>
                <w:highlight w:val="white"/>
              </w:rPr>
              <w:t>Palackého</w:t>
            </w:r>
            <w:proofErr w:type="spellEnd"/>
            <w:r>
              <w:rPr>
                <w:color w:val="1F1F1F"/>
                <w:sz w:val="24"/>
                <w:szCs w:val="24"/>
                <w:highlight w:val="white"/>
              </w:rPr>
              <w:t xml:space="preserve"> </w:t>
            </w:r>
            <w:proofErr w:type="spellStart"/>
            <w:r>
              <w:rPr>
                <w:color w:val="1F1F1F"/>
                <w:sz w:val="24"/>
                <w:szCs w:val="24"/>
                <w:highlight w:val="white"/>
              </w:rPr>
              <w:t>tř</w:t>
            </w:r>
            <w:proofErr w:type="spellEnd"/>
            <w:r>
              <w:rPr>
                <w:color w:val="1F1F1F"/>
                <w:sz w:val="24"/>
                <w:szCs w:val="24"/>
                <w:highlight w:val="white"/>
              </w:rPr>
              <w:t xml:space="preserve">. 59, DS </w:t>
            </w:r>
            <w:proofErr w:type="spellStart"/>
            <w:r>
              <w:rPr>
                <w:color w:val="1F1F1F"/>
                <w:sz w:val="24"/>
                <w:szCs w:val="24"/>
                <w:highlight w:val="white"/>
              </w:rPr>
              <w:t>xyybwjb</w:t>
            </w:r>
            <w:proofErr w:type="spellEnd"/>
          </w:p>
        </w:tc>
        <w:tc>
          <w:tcPr>
            <w:tcW w:w="1477" w:type="dxa"/>
            <w:tcBorders>
              <w:top w:val="nil"/>
              <w:left w:val="nil"/>
              <w:bottom w:val="nil"/>
              <w:right w:val="nil"/>
            </w:tcBorders>
            <w:tcMar>
              <w:top w:w="100" w:type="dxa"/>
              <w:left w:w="100" w:type="dxa"/>
              <w:bottom w:w="100" w:type="dxa"/>
              <w:right w:w="100" w:type="dxa"/>
            </w:tcMar>
          </w:tcPr>
          <w:p w14:paraId="3C289FAD" w14:textId="77777777" w:rsidR="00F35B07" w:rsidRDefault="00000000">
            <w:pPr>
              <w:rPr>
                <w:color w:val="1F1F1F"/>
                <w:sz w:val="24"/>
                <w:szCs w:val="24"/>
                <w:highlight w:val="white"/>
              </w:rPr>
            </w:pPr>
            <w:r>
              <w:rPr>
                <w:color w:val="1F1F1F"/>
                <w:sz w:val="24"/>
                <w:szCs w:val="24"/>
                <w:highlight w:val="white"/>
              </w:rPr>
              <w:t>1 455</w:t>
            </w:r>
          </w:p>
        </w:tc>
        <w:tc>
          <w:tcPr>
            <w:tcW w:w="3218" w:type="dxa"/>
            <w:tcBorders>
              <w:top w:val="nil"/>
              <w:left w:val="nil"/>
              <w:bottom w:val="nil"/>
              <w:right w:val="nil"/>
            </w:tcBorders>
            <w:tcMar>
              <w:top w:w="100" w:type="dxa"/>
              <w:left w:w="100" w:type="dxa"/>
              <w:bottom w:w="100" w:type="dxa"/>
              <w:right w:w="100" w:type="dxa"/>
            </w:tcMar>
          </w:tcPr>
          <w:p w14:paraId="7D82827D" w14:textId="77777777" w:rsidR="00F35B07" w:rsidRDefault="00000000">
            <w:pPr>
              <w:rPr>
                <w:color w:val="1F1F1F"/>
                <w:sz w:val="24"/>
                <w:szCs w:val="24"/>
                <w:highlight w:val="white"/>
              </w:rPr>
            </w:pP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 </w:t>
            </w:r>
            <w:commentRangeStart w:id="62"/>
            <w:r>
              <w:rPr>
                <w:color w:val="1F1F1F"/>
                <w:sz w:val="24"/>
                <w:szCs w:val="24"/>
                <w:highlight w:val="white"/>
              </w:rPr>
              <w:t xml:space="preserve">web MČ a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deska</w:t>
            </w:r>
            <w:commentRangeEnd w:id="62"/>
            <w:proofErr w:type="spellEnd"/>
            <w:r>
              <w:commentReference w:id="62"/>
            </w:r>
          </w:p>
        </w:tc>
        <w:tc>
          <w:tcPr>
            <w:tcW w:w="1105" w:type="dxa"/>
            <w:tcBorders>
              <w:top w:val="nil"/>
              <w:left w:val="nil"/>
              <w:bottom w:val="nil"/>
              <w:right w:val="nil"/>
            </w:tcBorders>
            <w:tcMar>
              <w:top w:w="100" w:type="dxa"/>
              <w:left w:w="100" w:type="dxa"/>
              <w:bottom w:w="100" w:type="dxa"/>
              <w:right w:w="100" w:type="dxa"/>
            </w:tcMar>
          </w:tcPr>
          <w:p w14:paraId="12D50307" w14:textId="77777777" w:rsidR="00F35B07" w:rsidRDefault="00000000">
            <w:pPr>
              <w:rPr>
                <w:color w:val="1F1F1F"/>
                <w:sz w:val="24"/>
                <w:szCs w:val="24"/>
                <w:highlight w:val="white"/>
              </w:rPr>
            </w:pPr>
            <w:hyperlink r:id="rId22">
              <w:proofErr w:type="spellStart"/>
              <w:r>
                <w:rPr>
                  <w:color w:val="1155CC"/>
                  <w:sz w:val="24"/>
                  <w:szCs w:val="24"/>
                  <w:highlight w:val="white"/>
                  <w:u w:val="single"/>
                </w:rPr>
                <w:t>Pravidla</w:t>
              </w:r>
              <w:proofErr w:type="spellEnd"/>
            </w:hyperlink>
          </w:p>
        </w:tc>
      </w:tr>
      <w:tr w:rsidR="00F35B07" w14:paraId="02D32FD5" w14:textId="77777777">
        <w:trPr>
          <w:trHeight w:val="785"/>
        </w:trPr>
        <w:tc>
          <w:tcPr>
            <w:tcW w:w="1864" w:type="dxa"/>
            <w:tcBorders>
              <w:top w:val="nil"/>
              <w:left w:val="nil"/>
              <w:bottom w:val="nil"/>
              <w:right w:val="nil"/>
            </w:tcBorders>
            <w:tcMar>
              <w:top w:w="100" w:type="dxa"/>
              <w:left w:w="100" w:type="dxa"/>
              <w:bottom w:w="100" w:type="dxa"/>
              <w:right w:w="100" w:type="dxa"/>
            </w:tcMar>
          </w:tcPr>
          <w:p w14:paraId="44C31850" w14:textId="77777777" w:rsidR="00F35B07" w:rsidRDefault="00000000">
            <w:pPr>
              <w:rPr>
                <w:color w:val="1F1F1F"/>
                <w:sz w:val="24"/>
                <w:szCs w:val="24"/>
                <w:highlight w:val="white"/>
              </w:rPr>
            </w:pPr>
            <w:hyperlink r:id="rId23">
              <w:r>
                <w:rPr>
                  <w:color w:val="1155CC"/>
                  <w:sz w:val="24"/>
                  <w:szCs w:val="24"/>
                  <w:highlight w:val="white"/>
                  <w:u w:val="single"/>
                </w:rPr>
                <w:t>Brno-</w:t>
              </w:r>
              <w:proofErr w:type="spellStart"/>
              <w:r>
                <w:rPr>
                  <w:color w:val="1155CC"/>
                  <w:sz w:val="24"/>
                  <w:szCs w:val="24"/>
                  <w:highlight w:val="white"/>
                  <w:u w:val="single"/>
                </w:rPr>
                <w:t>Líšeň</w:t>
              </w:r>
              <w:proofErr w:type="spellEnd"/>
            </w:hyperlink>
          </w:p>
        </w:tc>
        <w:tc>
          <w:tcPr>
            <w:tcW w:w="2221" w:type="dxa"/>
            <w:tcBorders>
              <w:top w:val="nil"/>
              <w:left w:val="nil"/>
              <w:bottom w:val="nil"/>
              <w:right w:val="nil"/>
            </w:tcBorders>
            <w:tcMar>
              <w:top w:w="100" w:type="dxa"/>
              <w:left w:w="100" w:type="dxa"/>
              <w:bottom w:w="100" w:type="dxa"/>
              <w:right w:w="100" w:type="dxa"/>
            </w:tcMar>
          </w:tcPr>
          <w:p w14:paraId="0B8897BF" w14:textId="77777777" w:rsidR="00F35B07" w:rsidRDefault="00000000">
            <w:pPr>
              <w:rPr>
                <w:color w:val="1F1F1F"/>
                <w:sz w:val="24"/>
                <w:szCs w:val="24"/>
                <w:highlight w:val="white"/>
              </w:rPr>
            </w:pPr>
            <w:proofErr w:type="spellStart"/>
            <w:r>
              <w:rPr>
                <w:color w:val="1F1F1F"/>
                <w:sz w:val="24"/>
                <w:szCs w:val="24"/>
                <w:highlight w:val="white"/>
              </w:rPr>
              <w:t>Jírova</w:t>
            </w:r>
            <w:proofErr w:type="spellEnd"/>
            <w:r>
              <w:rPr>
                <w:color w:val="1F1F1F"/>
                <w:sz w:val="24"/>
                <w:szCs w:val="24"/>
                <w:highlight w:val="white"/>
              </w:rPr>
              <w:t xml:space="preserve"> 2, DS u8jbv72</w:t>
            </w:r>
          </w:p>
        </w:tc>
        <w:tc>
          <w:tcPr>
            <w:tcW w:w="1477" w:type="dxa"/>
            <w:tcBorders>
              <w:top w:val="nil"/>
              <w:left w:val="nil"/>
              <w:bottom w:val="nil"/>
              <w:right w:val="nil"/>
            </w:tcBorders>
            <w:tcMar>
              <w:top w:w="100" w:type="dxa"/>
              <w:left w:w="100" w:type="dxa"/>
              <w:bottom w:w="100" w:type="dxa"/>
              <w:right w:w="100" w:type="dxa"/>
            </w:tcMar>
          </w:tcPr>
          <w:p w14:paraId="12323655" w14:textId="77777777" w:rsidR="00F35B07" w:rsidRDefault="00000000">
            <w:pPr>
              <w:rPr>
                <w:color w:val="1F1F1F"/>
                <w:sz w:val="24"/>
                <w:szCs w:val="24"/>
                <w:highlight w:val="white"/>
              </w:rPr>
            </w:pPr>
            <w:r>
              <w:rPr>
                <w:color w:val="1F1F1F"/>
                <w:sz w:val="24"/>
                <w:szCs w:val="24"/>
                <w:highlight w:val="white"/>
              </w:rPr>
              <w:t>2 323</w:t>
            </w:r>
          </w:p>
        </w:tc>
        <w:tc>
          <w:tcPr>
            <w:tcW w:w="3218" w:type="dxa"/>
            <w:tcBorders>
              <w:top w:val="nil"/>
              <w:left w:val="nil"/>
              <w:bottom w:val="nil"/>
              <w:right w:val="nil"/>
            </w:tcBorders>
            <w:tcMar>
              <w:top w:w="100" w:type="dxa"/>
              <w:left w:w="100" w:type="dxa"/>
              <w:bottom w:w="100" w:type="dxa"/>
              <w:right w:w="100" w:type="dxa"/>
            </w:tcMar>
          </w:tcPr>
          <w:p w14:paraId="2B5B1A58" w14:textId="77777777" w:rsidR="00F35B07" w:rsidRDefault="00000000">
            <w:pPr>
              <w:rPr>
                <w:color w:val="1F1F1F"/>
                <w:sz w:val="24"/>
                <w:szCs w:val="24"/>
                <w:highlight w:val="white"/>
              </w:rPr>
            </w:pPr>
            <w:proofErr w:type="spellStart"/>
            <w:r>
              <w:rPr>
                <w:color w:val="1F1F1F"/>
                <w:sz w:val="24"/>
                <w:szCs w:val="24"/>
                <w:highlight w:val="white"/>
              </w:rPr>
              <w:t>Pořadník</w:t>
            </w:r>
            <w:proofErr w:type="spellEnd"/>
            <w:r>
              <w:rPr>
                <w:color w:val="1F1F1F"/>
                <w:sz w:val="24"/>
                <w:szCs w:val="24"/>
                <w:highlight w:val="white"/>
              </w:rPr>
              <w:t xml:space="preserve"> - </w:t>
            </w:r>
            <w:proofErr w:type="spellStart"/>
            <w:r>
              <w:rPr>
                <w:color w:val="1F1F1F"/>
                <w:sz w:val="24"/>
                <w:szCs w:val="24"/>
                <w:highlight w:val="white"/>
              </w:rPr>
              <w:t>byty</w:t>
            </w:r>
            <w:proofErr w:type="spellEnd"/>
            <w:r>
              <w:rPr>
                <w:color w:val="1F1F1F"/>
                <w:sz w:val="24"/>
                <w:szCs w:val="24"/>
                <w:highlight w:val="white"/>
              </w:rPr>
              <w:t xml:space="preserve"> se </w:t>
            </w:r>
            <w:proofErr w:type="spellStart"/>
            <w:r>
              <w:rPr>
                <w:color w:val="1F1F1F"/>
                <w:sz w:val="24"/>
                <w:szCs w:val="24"/>
                <w:highlight w:val="white"/>
              </w:rPr>
              <w:t>nezveřejňují</w:t>
            </w:r>
            <w:proofErr w:type="spellEnd"/>
          </w:p>
        </w:tc>
        <w:tc>
          <w:tcPr>
            <w:tcW w:w="1105" w:type="dxa"/>
            <w:tcBorders>
              <w:top w:val="nil"/>
              <w:left w:val="nil"/>
              <w:bottom w:val="nil"/>
              <w:right w:val="nil"/>
            </w:tcBorders>
            <w:tcMar>
              <w:top w:w="100" w:type="dxa"/>
              <w:left w:w="100" w:type="dxa"/>
              <w:bottom w:w="100" w:type="dxa"/>
              <w:right w:w="100" w:type="dxa"/>
            </w:tcMar>
          </w:tcPr>
          <w:p w14:paraId="610E7609" w14:textId="77777777" w:rsidR="00F35B07" w:rsidRDefault="00000000">
            <w:pPr>
              <w:rPr>
                <w:color w:val="1F1F1F"/>
                <w:sz w:val="24"/>
                <w:szCs w:val="24"/>
                <w:highlight w:val="white"/>
              </w:rPr>
            </w:pPr>
            <w:hyperlink r:id="rId24">
              <w:proofErr w:type="spellStart"/>
              <w:r>
                <w:rPr>
                  <w:color w:val="1155CC"/>
                  <w:sz w:val="24"/>
                  <w:szCs w:val="24"/>
                  <w:highlight w:val="white"/>
                  <w:u w:val="single"/>
                </w:rPr>
                <w:t>Pravidla</w:t>
              </w:r>
              <w:proofErr w:type="spellEnd"/>
            </w:hyperlink>
          </w:p>
        </w:tc>
      </w:tr>
      <w:tr w:rsidR="00F35B07" w14:paraId="37A2618F" w14:textId="77777777">
        <w:trPr>
          <w:trHeight w:val="785"/>
        </w:trPr>
        <w:tc>
          <w:tcPr>
            <w:tcW w:w="1864" w:type="dxa"/>
            <w:tcBorders>
              <w:top w:val="nil"/>
              <w:left w:val="nil"/>
              <w:bottom w:val="nil"/>
              <w:right w:val="nil"/>
            </w:tcBorders>
            <w:tcMar>
              <w:top w:w="100" w:type="dxa"/>
              <w:left w:w="100" w:type="dxa"/>
              <w:bottom w:w="100" w:type="dxa"/>
              <w:right w:w="100" w:type="dxa"/>
            </w:tcMar>
          </w:tcPr>
          <w:p w14:paraId="7ADEBBD1" w14:textId="77777777" w:rsidR="00F35B07" w:rsidRDefault="00000000">
            <w:pPr>
              <w:rPr>
                <w:color w:val="1F1F1F"/>
                <w:sz w:val="24"/>
                <w:szCs w:val="24"/>
                <w:highlight w:val="white"/>
              </w:rPr>
            </w:pPr>
            <w:hyperlink r:id="rId25">
              <w:r>
                <w:rPr>
                  <w:color w:val="1155CC"/>
                  <w:sz w:val="24"/>
                  <w:szCs w:val="24"/>
                  <w:highlight w:val="white"/>
                  <w:u w:val="single"/>
                </w:rPr>
                <w:t>Brno-Vinohrady</w:t>
              </w:r>
            </w:hyperlink>
          </w:p>
        </w:tc>
        <w:tc>
          <w:tcPr>
            <w:tcW w:w="2221" w:type="dxa"/>
            <w:tcBorders>
              <w:top w:val="nil"/>
              <w:left w:val="nil"/>
              <w:bottom w:val="nil"/>
              <w:right w:val="nil"/>
            </w:tcBorders>
            <w:tcMar>
              <w:top w:w="100" w:type="dxa"/>
              <w:left w:w="100" w:type="dxa"/>
              <w:bottom w:w="100" w:type="dxa"/>
              <w:right w:w="100" w:type="dxa"/>
            </w:tcMar>
          </w:tcPr>
          <w:p w14:paraId="4DD83F08" w14:textId="77777777" w:rsidR="00F35B07" w:rsidRDefault="00000000">
            <w:pPr>
              <w:rPr>
                <w:color w:val="1F1F1F"/>
                <w:sz w:val="24"/>
                <w:szCs w:val="24"/>
                <w:highlight w:val="white"/>
              </w:rPr>
            </w:pPr>
            <w:proofErr w:type="spellStart"/>
            <w:r>
              <w:rPr>
                <w:color w:val="1F1F1F"/>
                <w:sz w:val="24"/>
                <w:szCs w:val="24"/>
                <w:highlight w:val="white"/>
              </w:rPr>
              <w:t>Velkopavlovická</w:t>
            </w:r>
            <w:proofErr w:type="spellEnd"/>
            <w:r>
              <w:rPr>
                <w:color w:val="1F1F1F"/>
                <w:sz w:val="24"/>
                <w:szCs w:val="24"/>
                <w:highlight w:val="white"/>
              </w:rPr>
              <w:t xml:space="preserve"> 25, DS </w:t>
            </w:r>
            <w:proofErr w:type="spellStart"/>
            <w:r>
              <w:rPr>
                <w:color w:val="1F1F1F"/>
                <w:sz w:val="24"/>
                <w:szCs w:val="24"/>
                <w:highlight w:val="white"/>
              </w:rPr>
              <w:t>gxxbyhw</w:t>
            </w:r>
            <w:proofErr w:type="spellEnd"/>
          </w:p>
        </w:tc>
        <w:tc>
          <w:tcPr>
            <w:tcW w:w="1477" w:type="dxa"/>
            <w:tcBorders>
              <w:top w:val="nil"/>
              <w:left w:val="nil"/>
              <w:bottom w:val="nil"/>
              <w:right w:val="nil"/>
            </w:tcBorders>
            <w:tcMar>
              <w:top w:w="100" w:type="dxa"/>
              <w:left w:w="100" w:type="dxa"/>
              <w:bottom w:w="100" w:type="dxa"/>
              <w:right w:w="100" w:type="dxa"/>
            </w:tcMar>
          </w:tcPr>
          <w:p w14:paraId="7BF6FB48" w14:textId="77777777" w:rsidR="00F35B07" w:rsidRDefault="00000000">
            <w:pPr>
              <w:rPr>
                <w:color w:val="1F1F1F"/>
                <w:sz w:val="24"/>
                <w:szCs w:val="24"/>
                <w:highlight w:val="white"/>
              </w:rPr>
            </w:pPr>
            <w:r>
              <w:rPr>
                <w:color w:val="1F1F1F"/>
                <w:sz w:val="24"/>
                <w:szCs w:val="24"/>
                <w:highlight w:val="white"/>
              </w:rPr>
              <w:t>1 101</w:t>
            </w:r>
          </w:p>
        </w:tc>
        <w:tc>
          <w:tcPr>
            <w:tcW w:w="3218" w:type="dxa"/>
            <w:tcBorders>
              <w:top w:val="nil"/>
              <w:left w:val="nil"/>
              <w:bottom w:val="nil"/>
              <w:right w:val="nil"/>
            </w:tcBorders>
            <w:tcMar>
              <w:top w:w="100" w:type="dxa"/>
              <w:left w:w="100" w:type="dxa"/>
              <w:bottom w:w="100" w:type="dxa"/>
              <w:right w:w="100" w:type="dxa"/>
            </w:tcMar>
          </w:tcPr>
          <w:p w14:paraId="4D12F024" w14:textId="77777777" w:rsidR="00F35B07" w:rsidRDefault="00000000">
            <w:pPr>
              <w:rPr>
                <w:color w:val="1F1F1F"/>
                <w:sz w:val="24"/>
                <w:szCs w:val="24"/>
                <w:highlight w:val="white"/>
              </w:rPr>
            </w:pPr>
            <w:proofErr w:type="spellStart"/>
            <w:r>
              <w:rPr>
                <w:color w:val="1F1F1F"/>
                <w:sz w:val="24"/>
                <w:szCs w:val="24"/>
                <w:highlight w:val="white"/>
              </w:rPr>
              <w:t>Pořadník</w:t>
            </w:r>
            <w:proofErr w:type="spellEnd"/>
            <w:r>
              <w:rPr>
                <w:color w:val="1F1F1F"/>
                <w:sz w:val="24"/>
                <w:szCs w:val="24"/>
                <w:highlight w:val="white"/>
              </w:rPr>
              <w:t xml:space="preserve"> - </w:t>
            </w:r>
            <w:proofErr w:type="spellStart"/>
            <w:r>
              <w:rPr>
                <w:color w:val="1F1F1F"/>
                <w:sz w:val="24"/>
                <w:szCs w:val="24"/>
                <w:highlight w:val="white"/>
              </w:rPr>
              <w:t>byty</w:t>
            </w:r>
            <w:proofErr w:type="spellEnd"/>
            <w:r>
              <w:rPr>
                <w:color w:val="1F1F1F"/>
                <w:sz w:val="24"/>
                <w:szCs w:val="24"/>
                <w:highlight w:val="white"/>
              </w:rPr>
              <w:t xml:space="preserve"> se </w:t>
            </w:r>
            <w:proofErr w:type="spellStart"/>
            <w:r>
              <w:rPr>
                <w:color w:val="1F1F1F"/>
                <w:sz w:val="24"/>
                <w:szCs w:val="24"/>
                <w:highlight w:val="white"/>
              </w:rPr>
              <w:t>nezveřejňují</w:t>
            </w:r>
            <w:proofErr w:type="spellEnd"/>
          </w:p>
        </w:tc>
        <w:tc>
          <w:tcPr>
            <w:tcW w:w="1105" w:type="dxa"/>
            <w:tcBorders>
              <w:top w:val="nil"/>
              <w:left w:val="nil"/>
              <w:bottom w:val="nil"/>
              <w:right w:val="nil"/>
            </w:tcBorders>
            <w:tcMar>
              <w:top w:w="100" w:type="dxa"/>
              <w:left w:w="100" w:type="dxa"/>
              <w:bottom w:w="100" w:type="dxa"/>
              <w:right w:w="100" w:type="dxa"/>
            </w:tcMar>
          </w:tcPr>
          <w:p w14:paraId="6A938000" w14:textId="77777777" w:rsidR="00F35B07" w:rsidRDefault="00000000">
            <w:pPr>
              <w:rPr>
                <w:color w:val="1F1F1F"/>
                <w:sz w:val="24"/>
                <w:szCs w:val="24"/>
                <w:highlight w:val="white"/>
              </w:rPr>
            </w:pPr>
            <w:hyperlink r:id="rId26">
              <w:proofErr w:type="spellStart"/>
              <w:r>
                <w:rPr>
                  <w:color w:val="1155CC"/>
                  <w:sz w:val="24"/>
                  <w:szCs w:val="24"/>
                  <w:highlight w:val="white"/>
                  <w:u w:val="single"/>
                </w:rPr>
                <w:t>Pravidla</w:t>
              </w:r>
              <w:proofErr w:type="spellEnd"/>
            </w:hyperlink>
          </w:p>
        </w:tc>
      </w:tr>
      <w:tr w:rsidR="00F35B07" w14:paraId="77FF380A" w14:textId="77777777">
        <w:trPr>
          <w:trHeight w:val="785"/>
        </w:trPr>
        <w:tc>
          <w:tcPr>
            <w:tcW w:w="1864" w:type="dxa"/>
            <w:tcBorders>
              <w:top w:val="nil"/>
              <w:left w:val="nil"/>
              <w:bottom w:val="nil"/>
              <w:right w:val="nil"/>
            </w:tcBorders>
            <w:tcMar>
              <w:top w:w="100" w:type="dxa"/>
              <w:left w:w="100" w:type="dxa"/>
              <w:bottom w:w="100" w:type="dxa"/>
              <w:right w:w="100" w:type="dxa"/>
            </w:tcMar>
          </w:tcPr>
          <w:p w14:paraId="6B857174" w14:textId="77777777" w:rsidR="00F35B07" w:rsidRDefault="00000000">
            <w:pPr>
              <w:rPr>
                <w:color w:val="1F1F1F"/>
                <w:sz w:val="24"/>
                <w:szCs w:val="24"/>
                <w:highlight w:val="white"/>
              </w:rPr>
            </w:pPr>
            <w:hyperlink r:id="rId27">
              <w:r>
                <w:rPr>
                  <w:color w:val="1155CC"/>
                  <w:sz w:val="24"/>
                  <w:szCs w:val="24"/>
                  <w:highlight w:val="white"/>
                  <w:u w:val="single"/>
                </w:rPr>
                <w:t>Brno-jih</w:t>
              </w:r>
            </w:hyperlink>
          </w:p>
        </w:tc>
        <w:tc>
          <w:tcPr>
            <w:tcW w:w="2221" w:type="dxa"/>
            <w:tcBorders>
              <w:top w:val="nil"/>
              <w:left w:val="nil"/>
              <w:bottom w:val="nil"/>
              <w:right w:val="nil"/>
            </w:tcBorders>
            <w:tcMar>
              <w:top w:w="100" w:type="dxa"/>
              <w:left w:w="100" w:type="dxa"/>
              <w:bottom w:w="100" w:type="dxa"/>
              <w:right w:w="100" w:type="dxa"/>
            </w:tcMar>
          </w:tcPr>
          <w:p w14:paraId="795E6C6B" w14:textId="77777777" w:rsidR="00F35B07" w:rsidRDefault="00000000">
            <w:pPr>
              <w:rPr>
                <w:color w:val="1F1F1F"/>
                <w:sz w:val="24"/>
                <w:szCs w:val="24"/>
                <w:highlight w:val="white"/>
              </w:rPr>
            </w:pPr>
            <w:r>
              <w:rPr>
                <w:color w:val="1F1F1F"/>
                <w:sz w:val="24"/>
                <w:szCs w:val="24"/>
                <w:highlight w:val="white"/>
              </w:rPr>
              <w:t xml:space="preserve">Mariánské </w:t>
            </w:r>
            <w:proofErr w:type="spellStart"/>
            <w:r>
              <w:rPr>
                <w:color w:val="1F1F1F"/>
                <w:sz w:val="24"/>
                <w:szCs w:val="24"/>
                <w:highlight w:val="white"/>
              </w:rPr>
              <w:t>nám</w:t>
            </w:r>
            <w:proofErr w:type="spellEnd"/>
            <w:r>
              <w:rPr>
                <w:color w:val="1F1F1F"/>
                <w:sz w:val="24"/>
                <w:szCs w:val="24"/>
                <w:highlight w:val="white"/>
              </w:rPr>
              <w:t>. 13, DS xphb8g8</w:t>
            </w:r>
          </w:p>
        </w:tc>
        <w:tc>
          <w:tcPr>
            <w:tcW w:w="1477" w:type="dxa"/>
            <w:tcBorders>
              <w:top w:val="nil"/>
              <w:left w:val="nil"/>
              <w:bottom w:val="nil"/>
              <w:right w:val="nil"/>
            </w:tcBorders>
            <w:tcMar>
              <w:top w:w="100" w:type="dxa"/>
              <w:left w:w="100" w:type="dxa"/>
              <w:bottom w:w="100" w:type="dxa"/>
              <w:right w:w="100" w:type="dxa"/>
            </w:tcMar>
          </w:tcPr>
          <w:p w14:paraId="367239AF" w14:textId="77777777" w:rsidR="00F35B07" w:rsidRDefault="00000000">
            <w:pPr>
              <w:rPr>
                <w:color w:val="1F1F1F"/>
                <w:sz w:val="24"/>
                <w:szCs w:val="24"/>
                <w:highlight w:val="white"/>
              </w:rPr>
            </w:pPr>
            <w:r>
              <w:rPr>
                <w:color w:val="1F1F1F"/>
                <w:sz w:val="24"/>
                <w:szCs w:val="24"/>
                <w:highlight w:val="white"/>
              </w:rPr>
              <w:t>1 058</w:t>
            </w:r>
          </w:p>
        </w:tc>
        <w:tc>
          <w:tcPr>
            <w:tcW w:w="3218" w:type="dxa"/>
            <w:tcBorders>
              <w:top w:val="nil"/>
              <w:left w:val="nil"/>
              <w:bottom w:val="nil"/>
              <w:right w:val="nil"/>
            </w:tcBorders>
            <w:tcMar>
              <w:top w:w="100" w:type="dxa"/>
              <w:left w:w="100" w:type="dxa"/>
              <w:bottom w:w="100" w:type="dxa"/>
              <w:right w:w="100" w:type="dxa"/>
            </w:tcMar>
          </w:tcPr>
          <w:p w14:paraId="571BCF4E" w14:textId="77777777" w:rsidR="00F35B07" w:rsidRDefault="00000000">
            <w:pPr>
              <w:rPr>
                <w:color w:val="1F1F1F"/>
                <w:sz w:val="24"/>
                <w:szCs w:val="24"/>
                <w:highlight w:val="white"/>
              </w:rPr>
            </w:pP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 </w:t>
            </w:r>
            <w:commentRangeStart w:id="63"/>
            <w:r>
              <w:rPr>
                <w:color w:val="1F1F1F"/>
                <w:sz w:val="24"/>
                <w:szCs w:val="24"/>
                <w:highlight w:val="white"/>
              </w:rPr>
              <w:t xml:space="preserve">web MČ a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deska</w:t>
            </w:r>
            <w:commentRangeEnd w:id="63"/>
            <w:proofErr w:type="spellEnd"/>
            <w:r>
              <w:commentReference w:id="63"/>
            </w:r>
          </w:p>
        </w:tc>
        <w:tc>
          <w:tcPr>
            <w:tcW w:w="1105" w:type="dxa"/>
            <w:tcBorders>
              <w:top w:val="nil"/>
              <w:left w:val="nil"/>
              <w:bottom w:val="nil"/>
              <w:right w:val="nil"/>
            </w:tcBorders>
            <w:tcMar>
              <w:top w:w="100" w:type="dxa"/>
              <w:left w:w="100" w:type="dxa"/>
              <w:bottom w:w="100" w:type="dxa"/>
              <w:right w:w="100" w:type="dxa"/>
            </w:tcMar>
          </w:tcPr>
          <w:p w14:paraId="60ECD048" w14:textId="77777777" w:rsidR="00F35B07" w:rsidRDefault="00000000">
            <w:pPr>
              <w:rPr>
                <w:color w:val="1F1F1F"/>
                <w:sz w:val="24"/>
                <w:szCs w:val="24"/>
                <w:highlight w:val="white"/>
              </w:rPr>
            </w:pPr>
            <w:hyperlink r:id="rId28">
              <w:proofErr w:type="spellStart"/>
              <w:r>
                <w:rPr>
                  <w:color w:val="1155CC"/>
                  <w:sz w:val="24"/>
                  <w:szCs w:val="24"/>
                  <w:highlight w:val="white"/>
                  <w:u w:val="single"/>
                </w:rPr>
                <w:t>Pravidla</w:t>
              </w:r>
              <w:proofErr w:type="spellEnd"/>
            </w:hyperlink>
          </w:p>
        </w:tc>
      </w:tr>
      <w:tr w:rsidR="00F35B07" w14:paraId="4866A845" w14:textId="77777777">
        <w:trPr>
          <w:trHeight w:val="785"/>
        </w:trPr>
        <w:tc>
          <w:tcPr>
            <w:tcW w:w="1864" w:type="dxa"/>
            <w:tcBorders>
              <w:top w:val="nil"/>
              <w:left w:val="nil"/>
              <w:bottom w:val="nil"/>
              <w:right w:val="nil"/>
            </w:tcBorders>
            <w:tcMar>
              <w:top w:w="100" w:type="dxa"/>
              <w:left w:w="100" w:type="dxa"/>
              <w:bottom w:w="100" w:type="dxa"/>
              <w:right w:w="100" w:type="dxa"/>
            </w:tcMar>
          </w:tcPr>
          <w:p w14:paraId="1515C854" w14:textId="77777777" w:rsidR="00F35B07" w:rsidRDefault="00000000">
            <w:pPr>
              <w:rPr>
                <w:color w:val="1F1F1F"/>
                <w:sz w:val="24"/>
                <w:szCs w:val="24"/>
                <w:highlight w:val="white"/>
              </w:rPr>
            </w:pPr>
            <w:hyperlink r:id="rId29">
              <w:r>
                <w:rPr>
                  <w:color w:val="1155CC"/>
                  <w:sz w:val="24"/>
                  <w:szCs w:val="24"/>
                  <w:highlight w:val="white"/>
                  <w:u w:val="single"/>
                </w:rPr>
                <w:t>Brno-</w:t>
              </w:r>
              <w:proofErr w:type="spellStart"/>
              <w:r>
                <w:rPr>
                  <w:color w:val="1155CC"/>
                  <w:sz w:val="24"/>
                  <w:szCs w:val="24"/>
                  <w:highlight w:val="white"/>
                  <w:u w:val="single"/>
                </w:rPr>
                <w:t>Jundrov</w:t>
              </w:r>
              <w:proofErr w:type="spellEnd"/>
            </w:hyperlink>
          </w:p>
        </w:tc>
        <w:tc>
          <w:tcPr>
            <w:tcW w:w="2221" w:type="dxa"/>
            <w:tcBorders>
              <w:top w:val="nil"/>
              <w:left w:val="nil"/>
              <w:bottom w:val="nil"/>
              <w:right w:val="nil"/>
            </w:tcBorders>
            <w:tcMar>
              <w:top w:w="100" w:type="dxa"/>
              <w:left w:w="100" w:type="dxa"/>
              <w:bottom w:w="100" w:type="dxa"/>
              <w:right w:w="100" w:type="dxa"/>
            </w:tcMar>
          </w:tcPr>
          <w:p w14:paraId="7FB2F92E" w14:textId="77777777" w:rsidR="00F35B07" w:rsidRDefault="00000000">
            <w:pPr>
              <w:rPr>
                <w:color w:val="1F1F1F"/>
                <w:sz w:val="24"/>
                <w:szCs w:val="24"/>
                <w:highlight w:val="white"/>
              </w:rPr>
            </w:pPr>
            <w:proofErr w:type="spellStart"/>
            <w:r>
              <w:rPr>
                <w:color w:val="1F1F1F"/>
                <w:sz w:val="24"/>
                <w:szCs w:val="24"/>
                <w:highlight w:val="white"/>
              </w:rPr>
              <w:t>Veslařská</w:t>
            </w:r>
            <w:proofErr w:type="spellEnd"/>
            <w:r>
              <w:rPr>
                <w:color w:val="1F1F1F"/>
                <w:sz w:val="24"/>
                <w:szCs w:val="24"/>
                <w:highlight w:val="white"/>
              </w:rPr>
              <w:t xml:space="preserve"> 56, DS 8gsb8g4</w:t>
            </w:r>
          </w:p>
        </w:tc>
        <w:tc>
          <w:tcPr>
            <w:tcW w:w="1477" w:type="dxa"/>
            <w:tcBorders>
              <w:top w:val="nil"/>
              <w:left w:val="nil"/>
              <w:bottom w:val="nil"/>
              <w:right w:val="nil"/>
            </w:tcBorders>
            <w:tcMar>
              <w:top w:w="100" w:type="dxa"/>
              <w:left w:w="100" w:type="dxa"/>
              <w:bottom w:w="100" w:type="dxa"/>
              <w:right w:w="100" w:type="dxa"/>
            </w:tcMar>
          </w:tcPr>
          <w:p w14:paraId="100E6289" w14:textId="77777777" w:rsidR="00F35B07" w:rsidRDefault="00000000">
            <w:pPr>
              <w:rPr>
                <w:color w:val="1F1F1F"/>
                <w:sz w:val="24"/>
                <w:szCs w:val="24"/>
                <w:highlight w:val="white"/>
              </w:rPr>
            </w:pPr>
            <w:r>
              <w:rPr>
                <w:color w:val="1F1F1F"/>
                <w:sz w:val="24"/>
                <w:szCs w:val="24"/>
                <w:highlight w:val="white"/>
              </w:rPr>
              <w:t>164</w:t>
            </w:r>
          </w:p>
        </w:tc>
        <w:tc>
          <w:tcPr>
            <w:tcW w:w="3218" w:type="dxa"/>
            <w:tcBorders>
              <w:top w:val="nil"/>
              <w:left w:val="nil"/>
              <w:bottom w:val="nil"/>
              <w:right w:val="nil"/>
            </w:tcBorders>
            <w:tcMar>
              <w:top w:w="100" w:type="dxa"/>
              <w:left w:w="100" w:type="dxa"/>
              <w:bottom w:w="100" w:type="dxa"/>
              <w:right w:w="100" w:type="dxa"/>
            </w:tcMar>
          </w:tcPr>
          <w:p w14:paraId="12E6C8F6" w14:textId="77777777" w:rsidR="00F35B07" w:rsidRDefault="00000000">
            <w:pPr>
              <w:rPr>
                <w:color w:val="1F1F1F"/>
                <w:sz w:val="24"/>
                <w:szCs w:val="24"/>
                <w:highlight w:val="white"/>
              </w:rPr>
            </w:pPr>
            <w:proofErr w:type="spellStart"/>
            <w:r>
              <w:rPr>
                <w:color w:val="1F1F1F"/>
                <w:sz w:val="24"/>
                <w:szCs w:val="24"/>
                <w:highlight w:val="white"/>
              </w:rPr>
              <w:t>Pořadník</w:t>
            </w:r>
            <w:proofErr w:type="spellEnd"/>
            <w:r>
              <w:rPr>
                <w:color w:val="1F1F1F"/>
                <w:sz w:val="24"/>
                <w:szCs w:val="24"/>
                <w:highlight w:val="white"/>
              </w:rPr>
              <w:t xml:space="preserve"> - </w:t>
            </w:r>
            <w:proofErr w:type="spellStart"/>
            <w:r>
              <w:rPr>
                <w:color w:val="1F1F1F"/>
                <w:sz w:val="24"/>
                <w:szCs w:val="24"/>
                <w:highlight w:val="white"/>
              </w:rPr>
              <w:t>byty</w:t>
            </w:r>
            <w:proofErr w:type="spellEnd"/>
            <w:r>
              <w:rPr>
                <w:color w:val="1F1F1F"/>
                <w:sz w:val="24"/>
                <w:szCs w:val="24"/>
                <w:highlight w:val="white"/>
              </w:rPr>
              <w:t xml:space="preserve"> se </w:t>
            </w:r>
            <w:proofErr w:type="spellStart"/>
            <w:r>
              <w:rPr>
                <w:color w:val="1F1F1F"/>
                <w:sz w:val="24"/>
                <w:szCs w:val="24"/>
                <w:highlight w:val="white"/>
              </w:rPr>
              <w:t>nezveřejňují</w:t>
            </w:r>
            <w:proofErr w:type="spellEnd"/>
          </w:p>
        </w:tc>
        <w:tc>
          <w:tcPr>
            <w:tcW w:w="1105" w:type="dxa"/>
            <w:tcBorders>
              <w:top w:val="nil"/>
              <w:left w:val="nil"/>
              <w:bottom w:val="nil"/>
              <w:right w:val="nil"/>
            </w:tcBorders>
            <w:tcMar>
              <w:top w:w="100" w:type="dxa"/>
              <w:left w:w="100" w:type="dxa"/>
              <w:bottom w:w="100" w:type="dxa"/>
              <w:right w:w="100" w:type="dxa"/>
            </w:tcMar>
          </w:tcPr>
          <w:p w14:paraId="3AB838C5" w14:textId="77777777" w:rsidR="00F35B07" w:rsidRDefault="00000000">
            <w:pPr>
              <w:rPr>
                <w:color w:val="1F1F1F"/>
                <w:sz w:val="24"/>
                <w:szCs w:val="24"/>
                <w:highlight w:val="white"/>
              </w:rPr>
            </w:pPr>
            <w:hyperlink r:id="rId30">
              <w:proofErr w:type="spellStart"/>
              <w:r>
                <w:rPr>
                  <w:color w:val="1155CC"/>
                  <w:sz w:val="24"/>
                  <w:szCs w:val="24"/>
                  <w:highlight w:val="white"/>
                  <w:u w:val="single"/>
                </w:rPr>
                <w:t>Pravidla</w:t>
              </w:r>
              <w:proofErr w:type="spellEnd"/>
            </w:hyperlink>
          </w:p>
        </w:tc>
      </w:tr>
      <w:tr w:rsidR="00F35B07" w14:paraId="3D8AB213" w14:textId="77777777">
        <w:trPr>
          <w:trHeight w:val="785"/>
        </w:trPr>
        <w:tc>
          <w:tcPr>
            <w:tcW w:w="1864" w:type="dxa"/>
            <w:tcBorders>
              <w:top w:val="nil"/>
              <w:left w:val="nil"/>
              <w:bottom w:val="nil"/>
              <w:right w:val="nil"/>
            </w:tcBorders>
            <w:tcMar>
              <w:top w:w="100" w:type="dxa"/>
              <w:left w:w="100" w:type="dxa"/>
              <w:bottom w:w="100" w:type="dxa"/>
              <w:right w:w="100" w:type="dxa"/>
            </w:tcMar>
          </w:tcPr>
          <w:p w14:paraId="25523C94" w14:textId="77777777" w:rsidR="00F35B07" w:rsidRDefault="00000000">
            <w:pPr>
              <w:rPr>
                <w:color w:val="1F1F1F"/>
                <w:sz w:val="24"/>
                <w:szCs w:val="24"/>
                <w:highlight w:val="white"/>
              </w:rPr>
            </w:pPr>
            <w:hyperlink r:id="rId31">
              <w:r>
                <w:rPr>
                  <w:color w:val="1155CC"/>
                  <w:sz w:val="24"/>
                  <w:szCs w:val="24"/>
                  <w:highlight w:val="white"/>
                  <w:u w:val="single"/>
                </w:rPr>
                <w:t>Brno-Bystrc</w:t>
              </w:r>
            </w:hyperlink>
          </w:p>
        </w:tc>
        <w:tc>
          <w:tcPr>
            <w:tcW w:w="2221" w:type="dxa"/>
            <w:tcBorders>
              <w:top w:val="nil"/>
              <w:left w:val="nil"/>
              <w:bottom w:val="nil"/>
              <w:right w:val="nil"/>
            </w:tcBorders>
            <w:tcMar>
              <w:top w:w="100" w:type="dxa"/>
              <w:left w:w="100" w:type="dxa"/>
              <w:bottom w:w="100" w:type="dxa"/>
              <w:right w:w="100" w:type="dxa"/>
            </w:tcMar>
          </w:tcPr>
          <w:p w14:paraId="5EEAC79D" w14:textId="77777777" w:rsidR="00F35B07" w:rsidRDefault="00000000">
            <w:pPr>
              <w:rPr>
                <w:color w:val="1F1F1F"/>
                <w:sz w:val="24"/>
                <w:szCs w:val="24"/>
                <w:highlight w:val="white"/>
              </w:rPr>
            </w:pPr>
            <w:proofErr w:type="spellStart"/>
            <w:r>
              <w:rPr>
                <w:color w:val="1F1F1F"/>
                <w:sz w:val="24"/>
                <w:szCs w:val="24"/>
                <w:highlight w:val="white"/>
              </w:rPr>
              <w:t>nám</w:t>
            </w:r>
            <w:proofErr w:type="spellEnd"/>
            <w:r>
              <w:rPr>
                <w:color w:val="1F1F1F"/>
                <w:sz w:val="24"/>
                <w:szCs w:val="24"/>
                <w:highlight w:val="white"/>
              </w:rPr>
              <w:t xml:space="preserve">. 23. </w:t>
            </w:r>
            <w:proofErr w:type="spellStart"/>
            <w:r>
              <w:rPr>
                <w:color w:val="1F1F1F"/>
                <w:sz w:val="24"/>
                <w:szCs w:val="24"/>
                <w:highlight w:val="white"/>
              </w:rPr>
              <w:t>dubna</w:t>
            </w:r>
            <w:proofErr w:type="spellEnd"/>
            <w:r>
              <w:rPr>
                <w:color w:val="1F1F1F"/>
                <w:sz w:val="24"/>
                <w:szCs w:val="24"/>
                <w:highlight w:val="white"/>
              </w:rPr>
              <w:t xml:space="preserve"> 60, DS 6kibw39</w:t>
            </w:r>
          </w:p>
        </w:tc>
        <w:tc>
          <w:tcPr>
            <w:tcW w:w="1477" w:type="dxa"/>
            <w:tcBorders>
              <w:top w:val="nil"/>
              <w:left w:val="nil"/>
              <w:bottom w:val="nil"/>
              <w:right w:val="nil"/>
            </w:tcBorders>
            <w:tcMar>
              <w:top w:w="100" w:type="dxa"/>
              <w:left w:w="100" w:type="dxa"/>
              <w:bottom w:w="100" w:type="dxa"/>
              <w:right w:w="100" w:type="dxa"/>
            </w:tcMar>
          </w:tcPr>
          <w:p w14:paraId="6FF8C7AC" w14:textId="77777777" w:rsidR="00F35B07" w:rsidRDefault="00000000">
            <w:pPr>
              <w:rPr>
                <w:color w:val="1F1F1F"/>
                <w:sz w:val="24"/>
                <w:szCs w:val="24"/>
                <w:highlight w:val="white"/>
              </w:rPr>
            </w:pPr>
            <w:r>
              <w:rPr>
                <w:color w:val="1F1F1F"/>
                <w:sz w:val="24"/>
                <w:szCs w:val="24"/>
                <w:highlight w:val="white"/>
              </w:rPr>
              <w:t>1 631</w:t>
            </w:r>
          </w:p>
        </w:tc>
        <w:tc>
          <w:tcPr>
            <w:tcW w:w="3218" w:type="dxa"/>
            <w:tcBorders>
              <w:top w:val="nil"/>
              <w:left w:val="nil"/>
              <w:bottom w:val="nil"/>
              <w:right w:val="nil"/>
            </w:tcBorders>
            <w:tcMar>
              <w:top w:w="100" w:type="dxa"/>
              <w:left w:w="100" w:type="dxa"/>
              <w:bottom w:w="100" w:type="dxa"/>
              <w:right w:w="100" w:type="dxa"/>
            </w:tcMar>
          </w:tcPr>
          <w:p w14:paraId="3610F211" w14:textId="77777777" w:rsidR="00F35B07" w:rsidRDefault="00000000">
            <w:pPr>
              <w:rPr>
                <w:color w:val="1F1F1F"/>
                <w:sz w:val="24"/>
                <w:szCs w:val="24"/>
                <w:highlight w:val="white"/>
              </w:rPr>
            </w:pP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 </w:t>
            </w:r>
            <w:commentRangeStart w:id="64"/>
            <w:r>
              <w:rPr>
                <w:color w:val="1F1F1F"/>
                <w:sz w:val="24"/>
                <w:szCs w:val="24"/>
                <w:highlight w:val="white"/>
              </w:rPr>
              <w:t xml:space="preserve">web MČ a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deska</w:t>
            </w:r>
            <w:commentRangeEnd w:id="64"/>
            <w:proofErr w:type="spellEnd"/>
            <w:r>
              <w:commentReference w:id="64"/>
            </w:r>
          </w:p>
        </w:tc>
        <w:tc>
          <w:tcPr>
            <w:tcW w:w="1105" w:type="dxa"/>
            <w:tcBorders>
              <w:top w:val="nil"/>
              <w:left w:val="nil"/>
              <w:bottom w:val="nil"/>
              <w:right w:val="nil"/>
            </w:tcBorders>
            <w:tcMar>
              <w:top w:w="100" w:type="dxa"/>
              <w:left w:w="100" w:type="dxa"/>
              <w:bottom w:w="100" w:type="dxa"/>
              <w:right w:w="100" w:type="dxa"/>
            </w:tcMar>
          </w:tcPr>
          <w:p w14:paraId="43235543" w14:textId="77777777" w:rsidR="00F35B07" w:rsidRDefault="00000000">
            <w:pPr>
              <w:rPr>
                <w:color w:val="1F1F1F"/>
                <w:sz w:val="24"/>
                <w:szCs w:val="24"/>
                <w:highlight w:val="white"/>
              </w:rPr>
            </w:pPr>
            <w:hyperlink r:id="rId32">
              <w:proofErr w:type="spellStart"/>
              <w:r>
                <w:rPr>
                  <w:color w:val="1155CC"/>
                  <w:sz w:val="24"/>
                  <w:szCs w:val="24"/>
                  <w:highlight w:val="white"/>
                  <w:u w:val="single"/>
                </w:rPr>
                <w:t>Pravidla</w:t>
              </w:r>
              <w:proofErr w:type="spellEnd"/>
            </w:hyperlink>
          </w:p>
        </w:tc>
      </w:tr>
      <w:tr w:rsidR="00F35B07" w14:paraId="6DD04259" w14:textId="77777777">
        <w:trPr>
          <w:trHeight w:val="785"/>
        </w:trPr>
        <w:tc>
          <w:tcPr>
            <w:tcW w:w="1864" w:type="dxa"/>
            <w:tcBorders>
              <w:top w:val="nil"/>
              <w:left w:val="nil"/>
              <w:bottom w:val="nil"/>
              <w:right w:val="nil"/>
            </w:tcBorders>
            <w:tcMar>
              <w:top w:w="100" w:type="dxa"/>
              <w:left w:w="100" w:type="dxa"/>
              <w:bottom w:w="100" w:type="dxa"/>
              <w:right w:w="100" w:type="dxa"/>
            </w:tcMar>
          </w:tcPr>
          <w:p w14:paraId="0CDE485D" w14:textId="77777777" w:rsidR="00F35B07" w:rsidRDefault="00000000">
            <w:pPr>
              <w:rPr>
                <w:color w:val="1F1F1F"/>
                <w:sz w:val="24"/>
                <w:szCs w:val="24"/>
                <w:highlight w:val="white"/>
              </w:rPr>
            </w:pPr>
            <w:hyperlink r:id="rId33">
              <w:r>
                <w:rPr>
                  <w:color w:val="1155CC"/>
                  <w:sz w:val="24"/>
                  <w:szCs w:val="24"/>
                  <w:highlight w:val="white"/>
                  <w:u w:val="single"/>
                </w:rPr>
                <w:t>Brno-Černovice</w:t>
              </w:r>
            </w:hyperlink>
          </w:p>
        </w:tc>
        <w:tc>
          <w:tcPr>
            <w:tcW w:w="2221" w:type="dxa"/>
            <w:tcBorders>
              <w:top w:val="nil"/>
              <w:left w:val="nil"/>
              <w:bottom w:val="nil"/>
              <w:right w:val="nil"/>
            </w:tcBorders>
            <w:tcMar>
              <w:top w:w="100" w:type="dxa"/>
              <w:left w:w="100" w:type="dxa"/>
              <w:bottom w:w="100" w:type="dxa"/>
              <w:right w:w="100" w:type="dxa"/>
            </w:tcMar>
          </w:tcPr>
          <w:p w14:paraId="468AD9DF" w14:textId="77777777" w:rsidR="00F35B07" w:rsidRDefault="00000000">
            <w:pPr>
              <w:rPr>
                <w:color w:val="1F1F1F"/>
                <w:sz w:val="24"/>
                <w:szCs w:val="24"/>
                <w:highlight w:val="white"/>
              </w:rPr>
            </w:pPr>
            <w:proofErr w:type="spellStart"/>
            <w:r>
              <w:rPr>
                <w:color w:val="1F1F1F"/>
                <w:sz w:val="24"/>
                <w:szCs w:val="24"/>
                <w:highlight w:val="white"/>
              </w:rPr>
              <w:t>Bolzanova</w:t>
            </w:r>
            <w:proofErr w:type="spellEnd"/>
            <w:r>
              <w:rPr>
                <w:color w:val="1F1F1F"/>
                <w:sz w:val="24"/>
                <w:szCs w:val="24"/>
                <w:highlight w:val="white"/>
              </w:rPr>
              <w:t xml:space="preserve"> 1, DS bs3bz7t</w:t>
            </w:r>
          </w:p>
        </w:tc>
        <w:tc>
          <w:tcPr>
            <w:tcW w:w="1477" w:type="dxa"/>
            <w:tcBorders>
              <w:top w:val="nil"/>
              <w:left w:val="nil"/>
              <w:bottom w:val="nil"/>
              <w:right w:val="nil"/>
            </w:tcBorders>
            <w:tcMar>
              <w:top w:w="100" w:type="dxa"/>
              <w:left w:w="100" w:type="dxa"/>
              <w:bottom w:w="100" w:type="dxa"/>
              <w:right w:w="100" w:type="dxa"/>
            </w:tcMar>
          </w:tcPr>
          <w:p w14:paraId="57D521CB" w14:textId="77777777" w:rsidR="00F35B07" w:rsidRDefault="00000000">
            <w:pPr>
              <w:rPr>
                <w:color w:val="1F1F1F"/>
                <w:sz w:val="24"/>
                <w:szCs w:val="24"/>
                <w:highlight w:val="white"/>
              </w:rPr>
            </w:pPr>
            <w:r>
              <w:rPr>
                <w:color w:val="1F1F1F"/>
                <w:sz w:val="24"/>
                <w:szCs w:val="24"/>
                <w:highlight w:val="white"/>
              </w:rPr>
              <w:t>1 107</w:t>
            </w:r>
          </w:p>
        </w:tc>
        <w:tc>
          <w:tcPr>
            <w:tcW w:w="3218" w:type="dxa"/>
            <w:tcBorders>
              <w:top w:val="nil"/>
              <w:left w:val="nil"/>
              <w:bottom w:val="nil"/>
              <w:right w:val="nil"/>
            </w:tcBorders>
            <w:tcMar>
              <w:top w:w="100" w:type="dxa"/>
              <w:left w:w="100" w:type="dxa"/>
              <w:bottom w:w="100" w:type="dxa"/>
              <w:right w:w="100" w:type="dxa"/>
            </w:tcMar>
          </w:tcPr>
          <w:p w14:paraId="267E4429" w14:textId="77777777" w:rsidR="00F35B07" w:rsidRDefault="00000000">
            <w:pPr>
              <w:rPr>
                <w:color w:val="1F1F1F"/>
                <w:sz w:val="24"/>
                <w:szCs w:val="24"/>
                <w:highlight w:val="white"/>
              </w:rPr>
            </w:pP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 </w:t>
            </w:r>
            <w:commentRangeStart w:id="65"/>
            <w:r>
              <w:rPr>
                <w:color w:val="1F1F1F"/>
                <w:sz w:val="24"/>
                <w:szCs w:val="24"/>
                <w:highlight w:val="white"/>
              </w:rPr>
              <w:t xml:space="preserve">web MČ a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deska</w:t>
            </w:r>
            <w:commentRangeEnd w:id="65"/>
            <w:proofErr w:type="spellEnd"/>
            <w:r>
              <w:commentReference w:id="65"/>
            </w:r>
          </w:p>
        </w:tc>
        <w:tc>
          <w:tcPr>
            <w:tcW w:w="1105" w:type="dxa"/>
            <w:tcBorders>
              <w:top w:val="nil"/>
              <w:left w:val="nil"/>
              <w:bottom w:val="nil"/>
              <w:right w:val="nil"/>
            </w:tcBorders>
            <w:tcMar>
              <w:top w:w="100" w:type="dxa"/>
              <w:left w:w="100" w:type="dxa"/>
              <w:bottom w:w="100" w:type="dxa"/>
              <w:right w:w="100" w:type="dxa"/>
            </w:tcMar>
          </w:tcPr>
          <w:p w14:paraId="5509A372" w14:textId="77777777" w:rsidR="00F35B07" w:rsidRDefault="00000000">
            <w:pPr>
              <w:rPr>
                <w:color w:val="1F1F1F"/>
                <w:sz w:val="24"/>
                <w:szCs w:val="24"/>
                <w:highlight w:val="white"/>
              </w:rPr>
            </w:pPr>
            <w:hyperlink r:id="rId34">
              <w:proofErr w:type="spellStart"/>
              <w:r>
                <w:rPr>
                  <w:color w:val="1155CC"/>
                  <w:sz w:val="24"/>
                  <w:szCs w:val="24"/>
                  <w:highlight w:val="white"/>
                  <w:u w:val="single"/>
                </w:rPr>
                <w:t>Pravidla</w:t>
              </w:r>
              <w:proofErr w:type="spellEnd"/>
            </w:hyperlink>
          </w:p>
        </w:tc>
      </w:tr>
      <w:tr w:rsidR="00F35B07" w14:paraId="0206F164" w14:textId="77777777">
        <w:trPr>
          <w:trHeight w:val="785"/>
        </w:trPr>
        <w:tc>
          <w:tcPr>
            <w:tcW w:w="1864" w:type="dxa"/>
            <w:tcBorders>
              <w:top w:val="nil"/>
              <w:left w:val="nil"/>
              <w:bottom w:val="nil"/>
              <w:right w:val="nil"/>
            </w:tcBorders>
            <w:tcMar>
              <w:top w:w="100" w:type="dxa"/>
              <w:left w:w="100" w:type="dxa"/>
              <w:bottom w:w="100" w:type="dxa"/>
              <w:right w:w="100" w:type="dxa"/>
            </w:tcMar>
          </w:tcPr>
          <w:p w14:paraId="698E4CC9" w14:textId="77777777" w:rsidR="00F35B07" w:rsidRDefault="00000000">
            <w:pPr>
              <w:rPr>
                <w:color w:val="1F1F1F"/>
                <w:sz w:val="24"/>
                <w:szCs w:val="24"/>
                <w:highlight w:val="white"/>
              </w:rPr>
            </w:pPr>
            <w:hyperlink r:id="rId35">
              <w:r>
                <w:rPr>
                  <w:color w:val="1155CC"/>
                  <w:sz w:val="24"/>
                  <w:szCs w:val="24"/>
                  <w:highlight w:val="white"/>
                  <w:u w:val="single"/>
                </w:rPr>
                <w:t>Brno-Chrlice</w:t>
              </w:r>
            </w:hyperlink>
          </w:p>
        </w:tc>
        <w:tc>
          <w:tcPr>
            <w:tcW w:w="2221" w:type="dxa"/>
            <w:tcBorders>
              <w:top w:val="nil"/>
              <w:left w:val="nil"/>
              <w:bottom w:val="nil"/>
              <w:right w:val="nil"/>
            </w:tcBorders>
            <w:tcMar>
              <w:top w:w="100" w:type="dxa"/>
              <w:left w:w="100" w:type="dxa"/>
              <w:bottom w:w="100" w:type="dxa"/>
              <w:right w:w="100" w:type="dxa"/>
            </w:tcMar>
          </w:tcPr>
          <w:p w14:paraId="1324AFFC" w14:textId="77777777" w:rsidR="00F35B07" w:rsidRDefault="00000000">
            <w:pPr>
              <w:rPr>
                <w:color w:val="1F1F1F"/>
                <w:sz w:val="24"/>
                <w:szCs w:val="24"/>
                <w:highlight w:val="white"/>
              </w:rPr>
            </w:pPr>
            <w:proofErr w:type="spellStart"/>
            <w:r>
              <w:rPr>
                <w:color w:val="1F1F1F"/>
                <w:sz w:val="24"/>
                <w:szCs w:val="24"/>
                <w:highlight w:val="white"/>
              </w:rPr>
              <w:t>Chrlické</w:t>
            </w:r>
            <w:proofErr w:type="spellEnd"/>
            <w:r>
              <w:rPr>
                <w:color w:val="1F1F1F"/>
                <w:sz w:val="24"/>
                <w:szCs w:val="24"/>
                <w:highlight w:val="white"/>
              </w:rPr>
              <w:t xml:space="preserve"> </w:t>
            </w:r>
            <w:proofErr w:type="spellStart"/>
            <w:r>
              <w:rPr>
                <w:color w:val="1F1F1F"/>
                <w:sz w:val="24"/>
                <w:szCs w:val="24"/>
                <w:highlight w:val="white"/>
              </w:rPr>
              <w:t>nám</w:t>
            </w:r>
            <w:proofErr w:type="spellEnd"/>
            <w:r>
              <w:rPr>
                <w:color w:val="1F1F1F"/>
                <w:sz w:val="24"/>
                <w:szCs w:val="24"/>
                <w:highlight w:val="white"/>
              </w:rPr>
              <w:t>. 4, DS sfbbyk3</w:t>
            </w:r>
          </w:p>
        </w:tc>
        <w:tc>
          <w:tcPr>
            <w:tcW w:w="1477" w:type="dxa"/>
            <w:tcBorders>
              <w:top w:val="nil"/>
              <w:left w:val="nil"/>
              <w:bottom w:val="nil"/>
              <w:right w:val="nil"/>
            </w:tcBorders>
            <w:tcMar>
              <w:top w:w="100" w:type="dxa"/>
              <w:left w:w="100" w:type="dxa"/>
              <w:bottom w:w="100" w:type="dxa"/>
              <w:right w:w="100" w:type="dxa"/>
            </w:tcMar>
          </w:tcPr>
          <w:p w14:paraId="01801EC8" w14:textId="77777777" w:rsidR="00F35B07" w:rsidRDefault="00000000">
            <w:pPr>
              <w:rPr>
                <w:color w:val="1F1F1F"/>
                <w:sz w:val="24"/>
                <w:szCs w:val="24"/>
                <w:highlight w:val="white"/>
              </w:rPr>
            </w:pPr>
            <w:r>
              <w:rPr>
                <w:color w:val="1F1F1F"/>
                <w:sz w:val="24"/>
                <w:szCs w:val="24"/>
                <w:highlight w:val="white"/>
              </w:rPr>
              <w:t>17</w:t>
            </w:r>
          </w:p>
        </w:tc>
        <w:tc>
          <w:tcPr>
            <w:tcW w:w="3218" w:type="dxa"/>
            <w:tcBorders>
              <w:top w:val="nil"/>
              <w:left w:val="nil"/>
              <w:bottom w:val="nil"/>
              <w:right w:val="nil"/>
            </w:tcBorders>
            <w:tcMar>
              <w:top w:w="100" w:type="dxa"/>
              <w:left w:w="100" w:type="dxa"/>
              <w:bottom w:w="100" w:type="dxa"/>
              <w:right w:w="100" w:type="dxa"/>
            </w:tcMar>
          </w:tcPr>
          <w:p w14:paraId="2B299608" w14:textId="77777777" w:rsidR="00F35B07" w:rsidRDefault="00000000">
            <w:pPr>
              <w:rPr>
                <w:color w:val="1F1F1F"/>
                <w:sz w:val="24"/>
                <w:szCs w:val="24"/>
                <w:highlight w:val="white"/>
              </w:rPr>
            </w:pPr>
            <w:proofErr w:type="spellStart"/>
            <w:r>
              <w:rPr>
                <w:color w:val="1F1F1F"/>
                <w:sz w:val="24"/>
                <w:szCs w:val="24"/>
                <w:highlight w:val="white"/>
              </w:rPr>
              <w:t>Pořadník</w:t>
            </w:r>
            <w:proofErr w:type="spellEnd"/>
            <w:r>
              <w:rPr>
                <w:color w:val="1F1F1F"/>
                <w:sz w:val="24"/>
                <w:szCs w:val="24"/>
                <w:highlight w:val="white"/>
              </w:rPr>
              <w:t xml:space="preserve"> - </w:t>
            </w:r>
            <w:proofErr w:type="spellStart"/>
            <w:r>
              <w:rPr>
                <w:color w:val="1F1F1F"/>
                <w:sz w:val="24"/>
                <w:szCs w:val="24"/>
                <w:highlight w:val="white"/>
              </w:rPr>
              <w:t>byty</w:t>
            </w:r>
            <w:proofErr w:type="spellEnd"/>
            <w:r>
              <w:rPr>
                <w:color w:val="1F1F1F"/>
                <w:sz w:val="24"/>
                <w:szCs w:val="24"/>
                <w:highlight w:val="white"/>
              </w:rPr>
              <w:t xml:space="preserve"> se </w:t>
            </w:r>
            <w:proofErr w:type="spellStart"/>
            <w:r>
              <w:rPr>
                <w:color w:val="1F1F1F"/>
                <w:sz w:val="24"/>
                <w:szCs w:val="24"/>
                <w:highlight w:val="white"/>
              </w:rPr>
              <w:t>nezveřejňují</w:t>
            </w:r>
            <w:proofErr w:type="spellEnd"/>
          </w:p>
        </w:tc>
        <w:tc>
          <w:tcPr>
            <w:tcW w:w="1105" w:type="dxa"/>
            <w:tcBorders>
              <w:top w:val="nil"/>
              <w:left w:val="nil"/>
              <w:bottom w:val="nil"/>
              <w:right w:val="nil"/>
            </w:tcBorders>
            <w:tcMar>
              <w:top w:w="100" w:type="dxa"/>
              <w:left w:w="100" w:type="dxa"/>
              <w:bottom w:w="100" w:type="dxa"/>
              <w:right w:w="100" w:type="dxa"/>
            </w:tcMar>
          </w:tcPr>
          <w:p w14:paraId="756D6D4C" w14:textId="77777777" w:rsidR="00F35B07" w:rsidRDefault="00000000">
            <w:pPr>
              <w:rPr>
                <w:color w:val="1F1F1F"/>
                <w:sz w:val="24"/>
                <w:szCs w:val="24"/>
                <w:highlight w:val="white"/>
              </w:rPr>
            </w:pPr>
            <w:hyperlink r:id="rId36">
              <w:proofErr w:type="spellStart"/>
              <w:r>
                <w:rPr>
                  <w:color w:val="1155CC"/>
                  <w:sz w:val="24"/>
                  <w:szCs w:val="24"/>
                  <w:highlight w:val="white"/>
                  <w:u w:val="single"/>
                </w:rPr>
                <w:t>Pravidla</w:t>
              </w:r>
              <w:proofErr w:type="spellEnd"/>
            </w:hyperlink>
          </w:p>
        </w:tc>
      </w:tr>
      <w:tr w:rsidR="00F35B07" w14:paraId="333BD39D" w14:textId="77777777">
        <w:trPr>
          <w:trHeight w:val="785"/>
        </w:trPr>
        <w:tc>
          <w:tcPr>
            <w:tcW w:w="1864" w:type="dxa"/>
            <w:tcBorders>
              <w:top w:val="nil"/>
              <w:left w:val="nil"/>
              <w:bottom w:val="nil"/>
              <w:right w:val="nil"/>
            </w:tcBorders>
            <w:tcMar>
              <w:top w:w="100" w:type="dxa"/>
              <w:left w:w="100" w:type="dxa"/>
              <w:bottom w:w="100" w:type="dxa"/>
              <w:right w:w="100" w:type="dxa"/>
            </w:tcMar>
          </w:tcPr>
          <w:p w14:paraId="5F672D11" w14:textId="77777777" w:rsidR="00F35B07" w:rsidRDefault="00000000">
            <w:pPr>
              <w:rPr>
                <w:color w:val="1F1F1F"/>
                <w:sz w:val="24"/>
                <w:szCs w:val="24"/>
                <w:highlight w:val="white"/>
              </w:rPr>
            </w:pPr>
            <w:hyperlink r:id="rId37">
              <w:r>
                <w:rPr>
                  <w:color w:val="1155CC"/>
                  <w:sz w:val="24"/>
                  <w:szCs w:val="24"/>
                  <w:highlight w:val="white"/>
                  <w:u w:val="single"/>
                </w:rPr>
                <w:t>Brno-Kohoutovice</w:t>
              </w:r>
            </w:hyperlink>
          </w:p>
        </w:tc>
        <w:tc>
          <w:tcPr>
            <w:tcW w:w="2221" w:type="dxa"/>
            <w:tcBorders>
              <w:top w:val="nil"/>
              <w:left w:val="nil"/>
              <w:bottom w:val="nil"/>
              <w:right w:val="nil"/>
            </w:tcBorders>
            <w:tcMar>
              <w:top w:w="100" w:type="dxa"/>
              <w:left w:w="100" w:type="dxa"/>
              <w:bottom w:w="100" w:type="dxa"/>
              <w:right w:w="100" w:type="dxa"/>
            </w:tcMar>
          </w:tcPr>
          <w:p w14:paraId="1438D7AC" w14:textId="77777777" w:rsidR="00F35B07" w:rsidRDefault="00000000">
            <w:pPr>
              <w:rPr>
                <w:color w:val="1F1F1F"/>
                <w:sz w:val="24"/>
                <w:szCs w:val="24"/>
                <w:highlight w:val="white"/>
              </w:rPr>
            </w:pPr>
            <w:proofErr w:type="spellStart"/>
            <w:r>
              <w:rPr>
                <w:color w:val="1F1F1F"/>
                <w:sz w:val="24"/>
                <w:szCs w:val="24"/>
                <w:highlight w:val="white"/>
              </w:rPr>
              <w:t>Bašného</w:t>
            </w:r>
            <w:proofErr w:type="spellEnd"/>
            <w:r>
              <w:rPr>
                <w:color w:val="1F1F1F"/>
                <w:sz w:val="24"/>
                <w:szCs w:val="24"/>
                <w:highlight w:val="white"/>
              </w:rPr>
              <w:t xml:space="preserve"> 36, DS x3gbyji</w:t>
            </w:r>
          </w:p>
        </w:tc>
        <w:tc>
          <w:tcPr>
            <w:tcW w:w="1477" w:type="dxa"/>
            <w:tcBorders>
              <w:top w:val="nil"/>
              <w:left w:val="nil"/>
              <w:bottom w:val="nil"/>
              <w:right w:val="nil"/>
            </w:tcBorders>
            <w:tcMar>
              <w:top w:w="100" w:type="dxa"/>
              <w:left w:w="100" w:type="dxa"/>
              <w:bottom w:w="100" w:type="dxa"/>
              <w:right w:w="100" w:type="dxa"/>
            </w:tcMar>
          </w:tcPr>
          <w:p w14:paraId="63B69A94" w14:textId="77777777" w:rsidR="00F35B07" w:rsidRDefault="00000000">
            <w:pPr>
              <w:rPr>
                <w:color w:val="1F1F1F"/>
                <w:sz w:val="24"/>
                <w:szCs w:val="24"/>
                <w:highlight w:val="white"/>
              </w:rPr>
            </w:pPr>
            <w:r>
              <w:rPr>
                <w:color w:val="1F1F1F"/>
                <w:sz w:val="24"/>
                <w:szCs w:val="24"/>
                <w:highlight w:val="white"/>
              </w:rPr>
              <w:t>1 911</w:t>
            </w:r>
          </w:p>
        </w:tc>
        <w:tc>
          <w:tcPr>
            <w:tcW w:w="3218" w:type="dxa"/>
            <w:tcBorders>
              <w:top w:val="nil"/>
              <w:left w:val="nil"/>
              <w:bottom w:val="nil"/>
              <w:right w:val="nil"/>
            </w:tcBorders>
            <w:tcMar>
              <w:top w:w="100" w:type="dxa"/>
              <w:left w:w="100" w:type="dxa"/>
              <w:bottom w:w="100" w:type="dxa"/>
              <w:right w:w="100" w:type="dxa"/>
            </w:tcMar>
          </w:tcPr>
          <w:p w14:paraId="6F550956" w14:textId="77777777" w:rsidR="00F35B07" w:rsidRDefault="00000000">
            <w:pPr>
              <w:rPr>
                <w:color w:val="1F1F1F"/>
                <w:sz w:val="24"/>
                <w:szCs w:val="24"/>
                <w:highlight w:val="white"/>
              </w:rPr>
            </w:pP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 </w:t>
            </w:r>
            <w:commentRangeStart w:id="66"/>
            <w:r>
              <w:rPr>
                <w:color w:val="1F1F1F"/>
                <w:sz w:val="24"/>
                <w:szCs w:val="24"/>
                <w:highlight w:val="white"/>
              </w:rPr>
              <w:t xml:space="preserve">web MČ a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deska</w:t>
            </w:r>
            <w:commentRangeEnd w:id="66"/>
            <w:proofErr w:type="spellEnd"/>
            <w:r>
              <w:commentReference w:id="66"/>
            </w:r>
          </w:p>
        </w:tc>
        <w:tc>
          <w:tcPr>
            <w:tcW w:w="1105" w:type="dxa"/>
            <w:tcBorders>
              <w:top w:val="nil"/>
              <w:left w:val="nil"/>
              <w:bottom w:val="nil"/>
              <w:right w:val="nil"/>
            </w:tcBorders>
            <w:tcMar>
              <w:top w:w="100" w:type="dxa"/>
              <w:left w:w="100" w:type="dxa"/>
              <w:bottom w:w="100" w:type="dxa"/>
              <w:right w:w="100" w:type="dxa"/>
            </w:tcMar>
          </w:tcPr>
          <w:p w14:paraId="2C5425D3" w14:textId="77777777" w:rsidR="00F35B07" w:rsidRDefault="00000000">
            <w:pPr>
              <w:rPr>
                <w:color w:val="1F1F1F"/>
                <w:sz w:val="24"/>
                <w:szCs w:val="24"/>
                <w:highlight w:val="white"/>
              </w:rPr>
            </w:pPr>
            <w:hyperlink r:id="rId38">
              <w:proofErr w:type="spellStart"/>
              <w:r>
                <w:rPr>
                  <w:color w:val="1155CC"/>
                  <w:sz w:val="24"/>
                  <w:szCs w:val="24"/>
                  <w:highlight w:val="white"/>
                  <w:u w:val="single"/>
                </w:rPr>
                <w:t>Pravidla</w:t>
              </w:r>
              <w:proofErr w:type="spellEnd"/>
            </w:hyperlink>
          </w:p>
        </w:tc>
      </w:tr>
      <w:tr w:rsidR="00F35B07" w14:paraId="2D2E0873" w14:textId="77777777">
        <w:trPr>
          <w:trHeight w:val="785"/>
        </w:trPr>
        <w:tc>
          <w:tcPr>
            <w:tcW w:w="1864" w:type="dxa"/>
            <w:tcBorders>
              <w:top w:val="nil"/>
              <w:left w:val="nil"/>
              <w:bottom w:val="nil"/>
              <w:right w:val="nil"/>
            </w:tcBorders>
            <w:tcMar>
              <w:top w:w="100" w:type="dxa"/>
              <w:left w:w="100" w:type="dxa"/>
              <w:bottom w:w="100" w:type="dxa"/>
              <w:right w:w="100" w:type="dxa"/>
            </w:tcMar>
          </w:tcPr>
          <w:p w14:paraId="1931FE36" w14:textId="77777777" w:rsidR="00F35B07" w:rsidRDefault="00000000">
            <w:pPr>
              <w:rPr>
                <w:color w:val="1F1F1F"/>
                <w:sz w:val="24"/>
                <w:szCs w:val="24"/>
                <w:highlight w:val="white"/>
              </w:rPr>
            </w:pPr>
            <w:hyperlink r:id="rId39">
              <w:r>
                <w:rPr>
                  <w:color w:val="1155CC"/>
                  <w:sz w:val="24"/>
                  <w:szCs w:val="24"/>
                  <w:highlight w:val="white"/>
                  <w:u w:val="single"/>
                </w:rPr>
                <w:t>Brno-Komín</w:t>
              </w:r>
            </w:hyperlink>
          </w:p>
        </w:tc>
        <w:tc>
          <w:tcPr>
            <w:tcW w:w="2221" w:type="dxa"/>
            <w:tcBorders>
              <w:top w:val="nil"/>
              <w:left w:val="nil"/>
              <w:bottom w:val="nil"/>
              <w:right w:val="nil"/>
            </w:tcBorders>
            <w:tcMar>
              <w:top w:w="100" w:type="dxa"/>
              <w:left w:w="100" w:type="dxa"/>
              <w:bottom w:w="100" w:type="dxa"/>
              <w:right w:w="100" w:type="dxa"/>
            </w:tcMar>
          </w:tcPr>
          <w:p w14:paraId="2DF21EBB" w14:textId="77777777" w:rsidR="00F35B07" w:rsidRDefault="00000000">
            <w:pPr>
              <w:rPr>
                <w:color w:val="1F1F1F"/>
                <w:sz w:val="24"/>
                <w:szCs w:val="24"/>
                <w:highlight w:val="white"/>
              </w:rPr>
            </w:pPr>
            <w:proofErr w:type="spellStart"/>
            <w:r>
              <w:rPr>
                <w:color w:val="1F1F1F"/>
                <w:sz w:val="24"/>
                <w:szCs w:val="24"/>
                <w:highlight w:val="white"/>
              </w:rPr>
              <w:t>Vavřinecká</w:t>
            </w:r>
            <w:proofErr w:type="spellEnd"/>
            <w:r>
              <w:rPr>
                <w:color w:val="1F1F1F"/>
                <w:sz w:val="24"/>
                <w:szCs w:val="24"/>
                <w:highlight w:val="white"/>
              </w:rPr>
              <w:t xml:space="preserve"> 15, DS </w:t>
            </w:r>
            <w:proofErr w:type="spellStart"/>
            <w:r>
              <w:rPr>
                <w:color w:val="1F1F1F"/>
                <w:sz w:val="24"/>
                <w:szCs w:val="24"/>
                <w:highlight w:val="white"/>
              </w:rPr>
              <w:t>bikbwyc</w:t>
            </w:r>
            <w:proofErr w:type="spellEnd"/>
          </w:p>
        </w:tc>
        <w:tc>
          <w:tcPr>
            <w:tcW w:w="1477" w:type="dxa"/>
            <w:tcBorders>
              <w:top w:val="nil"/>
              <w:left w:val="nil"/>
              <w:bottom w:val="nil"/>
              <w:right w:val="nil"/>
            </w:tcBorders>
            <w:tcMar>
              <w:top w:w="100" w:type="dxa"/>
              <w:left w:w="100" w:type="dxa"/>
              <w:bottom w:w="100" w:type="dxa"/>
              <w:right w:w="100" w:type="dxa"/>
            </w:tcMar>
          </w:tcPr>
          <w:p w14:paraId="3C91BFDB" w14:textId="77777777" w:rsidR="00F35B07" w:rsidRDefault="00000000">
            <w:pPr>
              <w:rPr>
                <w:color w:val="1F1F1F"/>
                <w:sz w:val="24"/>
                <w:szCs w:val="24"/>
                <w:highlight w:val="white"/>
              </w:rPr>
            </w:pPr>
            <w:r>
              <w:rPr>
                <w:color w:val="1F1F1F"/>
                <w:sz w:val="24"/>
                <w:szCs w:val="24"/>
                <w:highlight w:val="white"/>
              </w:rPr>
              <w:t>92</w:t>
            </w:r>
          </w:p>
        </w:tc>
        <w:tc>
          <w:tcPr>
            <w:tcW w:w="3218" w:type="dxa"/>
            <w:tcBorders>
              <w:top w:val="nil"/>
              <w:left w:val="nil"/>
              <w:bottom w:val="nil"/>
              <w:right w:val="nil"/>
            </w:tcBorders>
            <w:tcMar>
              <w:top w:w="100" w:type="dxa"/>
              <w:left w:w="100" w:type="dxa"/>
              <w:bottom w:w="100" w:type="dxa"/>
              <w:right w:w="100" w:type="dxa"/>
            </w:tcMar>
          </w:tcPr>
          <w:p w14:paraId="3E79F8D2" w14:textId="77777777" w:rsidR="00F35B07" w:rsidRDefault="00000000">
            <w:pPr>
              <w:rPr>
                <w:color w:val="1F1F1F"/>
                <w:sz w:val="24"/>
                <w:szCs w:val="24"/>
                <w:highlight w:val="white"/>
              </w:rPr>
            </w:pP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 </w:t>
            </w:r>
            <w:commentRangeStart w:id="67"/>
            <w:r>
              <w:rPr>
                <w:color w:val="1F1F1F"/>
                <w:sz w:val="24"/>
                <w:szCs w:val="24"/>
                <w:highlight w:val="white"/>
              </w:rPr>
              <w:t xml:space="preserve">web MČ a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deska</w:t>
            </w:r>
            <w:commentRangeEnd w:id="67"/>
            <w:proofErr w:type="spellEnd"/>
            <w:r>
              <w:commentReference w:id="67"/>
            </w:r>
          </w:p>
        </w:tc>
        <w:tc>
          <w:tcPr>
            <w:tcW w:w="1105" w:type="dxa"/>
            <w:tcBorders>
              <w:top w:val="nil"/>
              <w:left w:val="nil"/>
              <w:bottom w:val="nil"/>
              <w:right w:val="nil"/>
            </w:tcBorders>
            <w:tcMar>
              <w:top w:w="100" w:type="dxa"/>
              <w:left w:w="100" w:type="dxa"/>
              <w:bottom w:w="100" w:type="dxa"/>
              <w:right w:w="100" w:type="dxa"/>
            </w:tcMar>
          </w:tcPr>
          <w:p w14:paraId="684B55F8" w14:textId="77777777" w:rsidR="00F35B07" w:rsidRDefault="00000000">
            <w:pPr>
              <w:rPr>
                <w:color w:val="1F1F1F"/>
                <w:sz w:val="24"/>
                <w:szCs w:val="24"/>
                <w:highlight w:val="white"/>
              </w:rPr>
            </w:pPr>
            <w:hyperlink r:id="rId40">
              <w:proofErr w:type="spellStart"/>
              <w:r>
                <w:rPr>
                  <w:color w:val="1155CC"/>
                  <w:sz w:val="24"/>
                  <w:szCs w:val="24"/>
                  <w:highlight w:val="white"/>
                  <w:u w:val="single"/>
                </w:rPr>
                <w:t>Pravidla</w:t>
              </w:r>
              <w:proofErr w:type="spellEnd"/>
            </w:hyperlink>
          </w:p>
        </w:tc>
      </w:tr>
      <w:tr w:rsidR="00F35B07" w14:paraId="27E75CCD" w14:textId="77777777">
        <w:trPr>
          <w:trHeight w:val="1070"/>
        </w:trPr>
        <w:tc>
          <w:tcPr>
            <w:tcW w:w="1864" w:type="dxa"/>
            <w:tcBorders>
              <w:top w:val="nil"/>
              <w:left w:val="nil"/>
              <w:bottom w:val="nil"/>
              <w:right w:val="nil"/>
            </w:tcBorders>
            <w:tcMar>
              <w:top w:w="100" w:type="dxa"/>
              <w:left w:w="100" w:type="dxa"/>
              <w:bottom w:w="100" w:type="dxa"/>
              <w:right w:w="100" w:type="dxa"/>
            </w:tcMar>
          </w:tcPr>
          <w:p w14:paraId="5A06F932" w14:textId="77777777" w:rsidR="00F35B07" w:rsidRDefault="00000000">
            <w:pPr>
              <w:rPr>
                <w:color w:val="1F1F1F"/>
                <w:sz w:val="24"/>
                <w:szCs w:val="24"/>
                <w:highlight w:val="white"/>
              </w:rPr>
            </w:pPr>
            <w:hyperlink r:id="rId41">
              <w:r>
                <w:rPr>
                  <w:color w:val="1155CC"/>
                  <w:sz w:val="24"/>
                  <w:szCs w:val="24"/>
                  <w:highlight w:val="white"/>
                  <w:u w:val="single"/>
                </w:rPr>
                <w:t>Brno-Maloměřice a Obřany</w:t>
              </w:r>
            </w:hyperlink>
          </w:p>
        </w:tc>
        <w:tc>
          <w:tcPr>
            <w:tcW w:w="2221" w:type="dxa"/>
            <w:tcBorders>
              <w:top w:val="nil"/>
              <w:left w:val="nil"/>
              <w:bottom w:val="nil"/>
              <w:right w:val="nil"/>
            </w:tcBorders>
            <w:tcMar>
              <w:top w:w="100" w:type="dxa"/>
              <w:left w:w="100" w:type="dxa"/>
              <w:bottom w:w="100" w:type="dxa"/>
              <w:right w:w="100" w:type="dxa"/>
            </w:tcMar>
          </w:tcPr>
          <w:p w14:paraId="5892CFB3" w14:textId="77777777" w:rsidR="00F35B07" w:rsidRDefault="00000000">
            <w:pPr>
              <w:rPr>
                <w:color w:val="1F1F1F"/>
                <w:sz w:val="24"/>
                <w:szCs w:val="24"/>
                <w:highlight w:val="white"/>
              </w:rPr>
            </w:pPr>
            <w:proofErr w:type="spellStart"/>
            <w:r>
              <w:rPr>
                <w:color w:val="1F1F1F"/>
                <w:sz w:val="24"/>
                <w:szCs w:val="24"/>
                <w:highlight w:val="white"/>
              </w:rPr>
              <w:t>Selská</w:t>
            </w:r>
            <w:proofErr w:type="spellEnd"/>
            <w:r>
              <w:rPr>
                <w:color w:val="1F1F1F"/>
                <w:sz w:val="24"/>
                <w:szCs w:val="24"/>
                <w:highlight w:val="white"/>
              </w:rPr>
              <w:t xml:space="preserve"> 66, DS 3xjbvwx</w:t>
            </w:r>
          </w:p>
        </w:tc>
        <w:tc>
          <w:tcPr>
            <w:tcW w:w="1477" w:type="dxa"/>
            <w:tcBorders>
              <w:top w:val="nil"/>
              <w:left w:val="nil"/>
              <w:bottom w:val="nil"/>
              <w:right w:val="nil"/>
            </w:tcBorders>
            <w:tcMar>
              <w:top w:w="100" w:type="dxa"/>
              <w:left w:w="100" w:type="dxa"/>
              <w:bottom w:w="100" w:type="dxa"/>
              <w:right w:w="100" w:type="dxa"/>
            </w:tcMar>
          </w:tcPr>
          <w:p w14:paraId="1336EC62" w14:textId="77777777" w:rsidR="00F35B07" w:rsidRDefault="00000000">
            <w:pPr>
              <w:rPr>
                <w:color w:val="1F1F1F"/>
                <w:sz w:val="24"/>
                <w:szCs w:val="24"/>
                <w:highlight w:val="white"/>
              </w:rPr>
            </w:pPr>
            <w:r>
              <w:rPr>
                <w:color w:val="1F1F1F"/>
                <w:sz w:val="24"/>
                <w:szCs w:val="24"/>
                <w:highlight w:val="white"/>
              </w:rPr>
              <w:t>73</w:t>
            </w:r>
          </w:p>
        </w:tc>
        <w:tc>
          <w:tcPr>
            <w:tcW w:w="3218" w:type="dxa"/>
            <w:tcBorders>
              <w:top w:val="nil"/>
              <w:left w:val="nil"/>
              <w:bottom w:val="nil"/>
              <w:right w:val="nil"/>
            </w:tcBorders>
            <w:tcMar>
              <w:top w:w="100" w:type="dxa"/>
              <w:left w:w="100" w:type="dxa"/>
              <w:bottom w:w="100" w:type="dxa"/>
              <w:right w:w="100" w:type="dxa"/>
            </w:tcMar>
          </w:tcPr>
          <w:p w14:paraId="3D1723B9" w14:textId="77777777" w:rsidR="00F35B07" w:rsidRDefault="00000000">
            <w:pPr>
              <w:rPr>
                <w:color w:val="1F1F1F"/>
                <w:sz w:val="24"/>
                <w:szCs w:val="24"/>
                <w:highlight w:val="white"/>
              </w:rPr>
            </w:pPr>
            <w:proofErr w:type="spellStart"/>
            <w:r>
              <w:rPr>
                <w:color w:val="1F1F1F"/>
                <w:sz w:val="24"/>
                <w:szCs w:val="24"/>
                <w:highlight w:val="white"/>
              </w:rPr>
              <w:t>Pořadník</w:t>
            </w:r>
            <w:proofErr w:type="spellEnd"/>
            <w:r>
              <w:rPr>
                <w:color w:val="1F1F1F"/>
                <w:sz w:val="24"/>
                <w:szCs w:val="24"/>
                <w:highlight w:val="white"/>
              </w:rPr>
              <w:t xml:space="preserve"> - </w:t>
            </w:r>
            <w:proofErr w:type="spellStart"/>
            <w:r>
              <w:rPr>
                <w:color w:val="1F1F1F"/>
                <w:sz w:val="24"/>
                <w:szCs w:val="24"/>
                <w:highlight w:val="white"/>
              </w:rPr>
              <w:t>byty</w:t>
            </w:r>
            <w:proofErr w:type="spellEnd"/>
            <w:r>
              <w:rPr>
                <w:color w:val="1F1F1F"/>
                <w:sz w:val="24"/>
                <w:szCs w:val="24"/>
                <w:highlight w:val="white"/>
              </w:rPr>
              <w:t xml:space="preserve"> se </w:t>
            </w:r>
            <w:proofErr w:type="spellStart"/>
            <w:r>
              <w:rPr>
                <w:color w:val="1F1F1F"/>
                <w:sz w:val="24"/>
                <w:szCs w:val="24"/>
                <w:highlight w:val="white"/>
              </w:rPr>
              <w:t>nezveřejňují</w:t>
            </w:r>
            <w:proofErr w:type="spellEnd"/>
          </w:p>
        </w:tc>
        <w:tc>
          <w:tcPr>
            <w:tcW w:w="1105" w:type="dxa"/>
            <w:tcBorders>
              <w:top w:val="nil"/>
              <w:left w:val="nil"/>
              <w:bottom w:val="nil"/>
              <w:right w:val="nil"/>
            </w:tcBorders>
            <w:tcMar>
              <w:top w:w="100" w:type="dxa"/>
              <w:left w:w="100" w:type="dxa"/>
              <w:bottom w:w="100" w:type="dxa"/>
              <w:right w:w="100" w:type="dxa"/>
            </w:tcMar>
          </w:tcPr>
          <w:p w14:paraId="3BC24BEB" w14:textId="77777777" w:rsidR="00F35B07" w:rsidRDefault="00000000">
            <w:pPr>
              <w:rPr>
                <w:color w:val="1F1F1F"/>
                <w:sz w:val="24"/>
                <w:szCs w:val="24"/>
                <w:highlight w:val="white"/>
              </w:rPr>
            </w:pPr>
            <w:hyperlink r:id="rId42">
              <w:proofErr w:type="spellStart"/>
              <w:r>
                <w:rPr>
                  <w:color w:val="1155CC"/>
                  <w:sz w:val="24"/>
                  <w:szCs w:val="24"/>
                  <w:highlight w:val="white"/>
                  <w:u w:val="single"/>
                </w:rPr>
                <w:t>Pravidla</w:t>
              </w:r>
              <w:proofErr w:type="spellEnd"/>
            </w:hyperlink>
          </w:p>
        </w:tc>
      </w:tr>
      <w:tr w:rsidR="00F35B07" w14:paraId="7F8E27AB" w14:textId="77777777">
        <w:trPr>
          <w:trHeight w:val="785"/>
        </w:trPr>
        <w:tc>
          <w:tcPr>
            <w:tcW w:w="1864" w:type="dxa"/>
            <w:tcBorders>
              <w:top w:val="nil"/>
              <w:left w:val="nil"/>
              <w:bottom w:val="nil"/>
              <w:right w:val="nil"/>
            </w:tcBorders>
            <w:tcMar>
              <w:top w:w="100" w:type="dxa"/>
              <w:left w:w="100" w:type="dxa"/>
              <w:bottom w:w="100" w:type="dxa"/>
              <w:right w:w="100" w:type="dxa"/>
            </w:tcMar>
          </w:tcPr>
          <w:p w14:paraId="71DFE38F" w14:textId="77777777" w:rsidR="00F35B07" w:rsidRDefault="00000000">
            <w:pPr>
              <w:rPr>
                <w:color w:val="1F1F1F"/>
                <w:sz w:val="24"/>
                <w:szCs w:val="24"/>
                <w:highlight w:val="white"/>
              </w:rPr>
            </w:pPr>
            <w:hyperlink r:id="rId43">
              <w:r>
                <w:rPr>
                  <w:color w:val="1155CC"/>
                  <w:sz w:val="24"/>
                  <w:szCs w:val="24"/>
                  <w:highlight w:val="white"/>
                  <w:u w:val="single"/>
                </w:rPr>
                <w:t>Brno-Medlánky</w:t>
              </w:r>
            </w:hyperlink>
          </w:p>
        </w:tc>
        <w:tc>
          <w:tcPr>
            <w:tcW w:w="2221" w:type="dxa"/>
            <w:tcBorders>
              <w:top w:val="nil"/>
              <w:left w:val="nil"/>
              <w:bottom w:val="nil"/>
              <w:right w:val="nil"/>
            </w:tcBorders>
            <w:tcMar>
              <w:top w:w="100" w:type="dxa"/>
              <w:left w:w="100" w:type="dxa"/>
              <w:bottom w:w="100" w:type="dxa"/>
              <w:right w:w="100" w:type="dxa"/>
            </w:tcMar>
          </w:tcPr>
          <w:p w14:paraId="3529E2E8" w14:textId="77777777" w:rsidR="00F35B07" w:rsidRDefault="00000000">
            <w:pPr>
              <w:rPr>
                <w:color w:val="1F1F1F"/>
                <w:sz w:val="24"/>
                <w:szCs w:val="24"/>
                <w:highlight w:val="white"/>
              </w:rPr>
            </w:pPr>
            <w:proofErr w:type="spellStart"/>
            <w:r>
              <w:rPr>
                <w:color w:val="1F1F1F"/>
                <w:sz w:val="24"/>
                <w:szCs w:val="24"/>
                <w:highlight w:val="white"/>
              </w:rPr>
              <w:t>Hudcova</w:t>
            </w:r>
            <w:proofErr w:type="spellEnd"/>
            <w:r>
              <w:rPr>
                <w:color w:val="1F1F1F"/>
                <w:sz w:val="24"/>
                <w:szCs w:val="24"/>
                <w:highlight w:val="white"/>
              </w:rPr>
              <w:t xml:space="preserve"> 7, DS xddbyg8</w:t>
            </w:r>
          </w:p>
        </w:tc>
        <w:tc>
          <w:tcPr>
            <w:tcW w:w="1477" w:type="dxa"/>
            <w:tcBorders>
              <w:top w:val="nil"/>
              <w:left w:val="nil"/>
              <w:bottom w:val="nil"/>
              <w:right w:val="nil"/>
            </w:tcBorders>
            <w:tcMar>
              <w:top w:w="100" w:type="dxa"/>
              <w:left w:w="100" w:type="dxa"/>
              <w:bottom w:w="100" w:type="dxa"/>
              <w:right w:w="100" w:type="dxa"/>
            </w:tcMar>
          </w:tcPr>
          <w:p w14:paraId="22F29ECC" w14:textId="77777777" w:rsidR="00F35B07" w:rsidRDefault="00000000">
            <w:pPr>
              <w:rPr>
                <w:color w:val="1F1F1F"/>
                <w:sz w:val="24"/>
                <w:szCs w:val="24"/>
                <w:highlight w:val="white"/>
              </w:rPr>
            </w:pPr>
            <w:r>
              <w:rPr>
                <w:color w:val="1F1F1F"/>
                <w:sz w:val="24"/>
                <w:szCs w:val="24"/>
                <w:highlight w:val="white"/>
              </w:rPr>
              <w:t>14</w:t>
            </w:r>
          </w:p>
        </w:tc>
        <w:tc>
          <w:tcPr>
            <w:tcW w:w="3218" w:type="dxa"/>
            <w:tcBorders>
              <w:top w:val="nil"/>
              <w:left w:val="nil"/>
              <w:bottom w:val="nil"/>
              <w:right w:val="nil"/>
            </w:tcBorders>
            <w:tcMar>
              <w:top w:w="100" w:type="dxa"/>
              <w:left w:w="100" w:type="dxa"/>
              <w:bottom w:w="100" w:type="dxa"/>
              <w:right w:w="100" w:type="dxa"/>
            </w:tcMar>
          </w:tcPr>
          <w:p w14:paraId="50C2BAA5" w14:textId="77777777" w:rsidR="00F35B07" w:rsidRDefault="00000000">
            <w:pPr>
              <w:rPr>
                <w:color w:val="1F1F1F"/>
                <w:sz w:val="24"/>
                <w:szCs w:val="24"/>
                <w:highlight w:val="white"/>
              </w:rPr>
            </w:pPr>
            <w:proofErr w:type="spellStart"/>
            <w:r>
              <w:rPr>
                <w:color w:val="1F1F1F"/>
                <w:sz w:val="24"/>
                <w:szCs w:val="24"/>
                <w:highlight w:val="white"/>
              </w:rPr>
              <w:t>Pořadník</w:t>
            </w:r>
            <w:proofErr w:type="spellEnd"/>
            <w:r>
              <w:rPr>
                <w:color w:val="1F1F1F"/>
                <w:sz w:val="24"/>
                <w:szCs w:val="24"/>
                <w:highlight w:val="white"/>
              </w:rPr>
              <w:t xml:space="preserve"> - </w:t>
            </w:r>
            <w:proofErr w:type="spellStart"/>
            <w:r>
              <w:rPr>
                <w:color w:val="1F1F1F"/>
                <w:sz w:val="24"/>
                <w:szCs w:val="24"/>
                <w:highlight w:val="white"/>
              </w:rPr>
              <w:t>byty</w:t>
            </w:r>
            <w:proofErr w:type="spellEnd"/>
            <w:r>
              <w:rPr>
                <w:color w:val="1F1F1F"/>
                <w:sz w:val="24"/>
                <w:szCs w:val="24"/>
                <w:highlight w:val="white"/>
              </w:rPr>
              <w:t xml:space="preserve"> se </w:t>
            </w:r>
            <w:proofErr w:type="spellStart"/>
            <w:r>
              <w:rPr>
                <w:color w:val="1F1F1F"/>
                <w:sz w:val="24"/>
                <w:szCs w:val="24"/>
                <w:highlight w:val="white"/>
              </w:rPr>
              <w:t>nezveřejňují</w:t>
            </w:r>
            <w:proofErr w:type="spellEnd"/>
          </w:p>
        </w:tc>
        <w:tc>
          <w:tcPr>
            <w:tcW w:w="1105" w:type="dxa"/>
            <w:tcBorders>
              <w:top w:val="nil"/>
              <w:left w:val="nil"/>
              <w:bottom w:val="nil"/>
              <w:right w:val="nil"/>
            </w:tcBorders>
            <w:tcMar>
              <w:top w:w="100" w:type="dxa"/>
              <w:left w:w="100" w:type="dxa"/>
              <w:bottom w:w="100" w:type="dxa"/>
              <w:right w:w="100" w:type="dxa"/>
            </w:tcMar>
          </w:tcPr>
          <w:p w14:paraId="597F312B" w14:textId="77777777" w:rsidR="00F35B07" w:rsidRDefault="00000000">
            <w:pPr>
              <w:rPr>
                <w:color w:val="1F1F1F"/>
                <w:sz w:val="24"/>
                <w:szCs w:val="24"/>
                <w:highlight w:val="white"/>
              </w:rPr>
            </w:pPr>
            <w:hyperlink r:id="rId44">
              <w:proofErr w:type="spellStart"/>
              <w:r>
                <w:rPr>
                  <w:color w:val="1155CC"/>
                  <w:sz w:val="24"/>
                  <w:szCs w:val="24"/>
                  <w:highlight w:val="white"/>
                  <w:u w:val="single"/>
                </w:rPr>
                <w:t>Pravidla</w:t>
              </w:r>
              <w:proofErr w:type="spellEnd"/>
            </w:hyperlink>
          </w:p>
        </w:tc>
      </w:tr>
      <w:tr w:rsidR="00F35B07" w14:paraId="71F682A4" w14:textId="77777777">
        <w:trPr>
          <w:trHeight w:val="785"/>
        </w:trPr>
        <w:tc>
          <w:tcPr>
            <w:tcW w:w="1864" w:type="dxa"/>
            <w:tcBorders>
              <w:top w:val="nil"/>
              <w:left w:val="nil"/>
              <w:bottom w:val="nil"/>
              <w:right w:val="nil"/>
            </w:tcBorders>
            <w:tcMar>
              <w:top w:w="100" w:type="dxa"/>
              <w:left w:w="100" w:type="dxa"/>
              <w:bottom w:w="100" w:type="dxa"/>
              <w:right w:w="100" w:type="dxa"/>
            </w:tcMar>
          </w:tcPr>
          <w:p w14:paraId="0B94BE4A" w14:textId="77777777" w:rsidR="00F35B07" w:rsidRDefault="00000000">
            <w:pPr>
              <w:rPr>
                <w:color w:val="1F1F1F"/>
                <w:sz w:val="24"/>
                <w:szCs w:val="24"/>
                <w:highlight w:val="white"/>
              </w:rPr>
            </w:pPr>
            <w:hyperlink r:id="rId45">
              <w:r>
                <w:rPr>
                  <w:color w:val="1155CC"/>
                  <w:sz w:val="24"/>
                  <w:szCs w:val="24"/>
                  <w:highlight w:val="white"/>
                  <w:u w:val="single"/>
                </w:rPr>
                <w:t>Brno-Nový Lískovec</w:t>
              </w:r>
            </w:hyperlink>
          </w:p>
        </w:tc>
        <w:tc>
          <w:tcPr>
            <w:tcW w:w="2221" w:type="dxa"/>
            <w:tcBorders>
              <w:top w:val="nil"/>
              <w:left w:val="nil"/>
              <w:bottom w:val="nil"/>
              <w:right w:val="nil"/>
            </w:tcBorders>
            <w:tcMar>
              <w:top w:w="100" w:type="dxa"/>
              <w:left w:w="100" w:type="dxa"/>
              <w:bottom w:w="100" w:type="dxa"/>
              <w:right w:w="100" w:type="dxa"/>
            </w:tcMar>
          </w:tcPr>
          <w:p w14:paraId="6454D766" w14:textId="77777777" w:rsidR="00F35B07" w:rsidRDefault="00000000">
            <w:pPr>
              <w:rPr>
                <w:color w:val="1F1F1F"/>
                <w:sz w:val="24"/>
                <w:szCs w:val="24"/>
                <w:highlight w:val="white"/>
              </w:rPr>
            </w:pPr>
            <w:proofErr w:type="spellStart"/>
            <w:r>
              <w:rPr>
                <w:color w:val="1F1F1F"/>
                <w:sz w:val="24"/>
                <w:szCs w:val="24"/>
                <w:highlight w:val="white"/>
              </w:rPr>
              <w:t>Oblá</w:t>
            </w:r>
            <w:proofErr w:type="spellEnd"/>
            <w:r>
              <w:rPr>
                <w:color w:val="1F1F1F"/>
                <w:sz w:val="24"/>
                <w:szCs w:val="24"/>
                <w:highlight w:val="white"/>
              </w:rPr>
              <w:t xml:space="preserve"> 75a, DS </w:t>
            </w:r>
            <w:proofErr w:type="spellStart"/>
            <w:r>
              <w:rPr>
                <w:color w:val="1F1F1F"/>
                <w:sz w:val="24"/>
                <w:szCs w:val="24"/>
                <w:highlight w:val="white"/>
              </w:rPr>
              <w:t>ixpbwsj</w:t>
            </w:r>
            <w:proofErr w:type="spellEnd"/>
          </w:p>
        </w:tc>
        <w:tc>
          <w:tcPr>
            <w:tcW w:w="1477" w:type="dxa"/>
            <w:tcBorders>
              <w:top w:val="nil"/>
              <w:left w:val="nil"/>
              <w:bottom w:val="nil"/>
              <w:right w:val="nil"/>
            </w:tcBorders>
            <w:tcMar>
              <w:top w:w="100" w:type="dxa"/>
              <w:left w:w="100" w:type="dxa"/>
              <w:bottom w:w="100" w:type="dxa"/>
              <w:right w:w="100" w:type="dxa"/>
            </w:tcMar>
          </w:tcPr>
          <w:p w14:paraId="25D85EF0" w14:textId="77777777" w:rsidR="00F35B07" w:rsidRDefault="00000000">
            <w:pPr>
              <w:rPr>
                <w:color w:val="1F1F1F"/>
                <w:sz w:val="24"/>
                <w:szCs w:val="24"/>
                <w:highlight w:val="white"/>
              </w:rPr>
            </w:pPr>
            <w:r>
              <w:rPr>
                <w:color w:val="1F1F1F"/>
                <w:sz w:val="24"/>
                <w:szCs w:val="24"/>
                <w:highlight w:val="white"/>
              </w:rPr>
              <w:t>865</w:t>
            </w:r>
          </w:p>
        </w:tc>
        <w:tc>
          <w:tcPr>
            <w:tcW w:w="3218" w:type="dxa"/>
            <w:tcBorders>
              <w:top w:val="nil"/>
              <w:left w:val="nil"/>
              <w:bottom w:val="nil"/>
              <w:right w:val="nil"/>
            </w:tcBorders>
            <w:tcMar>
              <w:top w:w="100" w:type="dxa"/>
              <w:left w:w="100" w:type="dxa"/>
              <w:bottom w:w="100" w:type="dxa"/>
              <w:right w:w="100" w:type="dxa"/>
            </w:tcMar>
          </w:tcPr>
          <w:p w14:paraId="78BEF2D4" w14:textId="77777777" w:rsidR="00F35B07" w:rsidRDefault="00000000">
            <w:pPr>
              <w:rPr>
                <w:color w:val="1F1F1F"/>
                <w:sz w:val="24"/>
                <w:szCs w:val="24"/>
                <w:highlight w:val="white"/>
              </w:rPr>
            </w:pPr>
            <w:proofErr w:type="spellStart"/>
            <w:r>
              <w:rPr>
                <w:color w:val="1F1F1F"/>
                <w:sz w:val="24"/>
                <w:szCs w:val="24"/>
                <w:highlight w:val="white"/>
              </w:rPr>
              <w:t>Pořadník</w:t>
            </w:r>
            <w:proofErr w:type="spellEnd"/>
            <w:r>
              <w:rPr>
                <w:color w:val="1F1F1F"/>
                <w:sz w:val="24"/>
                <w:szCs w:val="24"/>
                <w:highlight w:val="white"/>
              </w:rPr>
              <w:t xml:space="preserve"> - </w:t>
            </w:r>
            <w:proofErr w:type="spellStart"/>
            <w:r>
              <w:rPr>
                <w:color w:val="1F1F1F"/>
                <w:sz w:val="24"/>
                <w:szCs w:val="24"/>
                <w:highlight w:val="white"/>
              </w:rPr>
              <w:t>byty</w:t>
            </w:r>
            <w:proofErr w:type="spellEnd"/>
            <w:r>
              <w:rPr>
                <w:color w:val="1F1F1F"/>
                <w:sz w:val="24"/>
                <w:szCs w:val="24"/>
                <w:highlight w:val="white"/>
              </w:rPr>
              <w:t xml:space="preserve"> se </w:t>
            </w:r>
            <w:proofErr w:type="spellStart"/>
            <w:r>
              <w:rPr>
                <w:color w:val="1F1F1F"/>
                <w:sz w:val="24"/>
                <w:szCs w:val="24"/>
                <w:highlight w:val="white"/>
              </w:rPr>
              <w:t>nezveřejňují</w:t>
            </w:r>
            <w:proofErr w:type="spellEnd"/>
          </w:p>
        </w:tc>
        <w:tc>
          <w:tcPr>
            <w:tcW w:w="1105" w:type="dxa"/>
            <w:tcBorders>
              <w:top w:val="nil"/>
              <w:left w:val="nil"/>
              <w:bottom w:val="nil"/>
              <w:right w:val="nil"/>
            </w:tcBorders>
            <w:tcMar>
              <w:top w:w="100" w:type="dxa"/>
              <w:left w:w="100" w:type="dxa"/>
              <w:bottom w:w="100" w:type="dxa"/>
              <w:right w:w="100" w:type="dxa"/>
            </w:tcMar>
          </w:tcPr>
          <w:p w14:paraId="5076A075" w14:textId="77777777" w:rsidR="00F35B07" w:rsidRDefault="00000000">
            <w:pPr>
              <w:rPr>
                <w:color w:val="1F1F1F"/>
                <w:sz w:val="24"/>
                <w:szCs w:val="24"/>
                <w:highlight w:val="white"/>
              </w:rPr>
            </w:pPr>
            <w:hyperlink r:id="rId46">
              <w:proofErr w:type="spellStart"/>
              <w:r>
                <w:rPr>
                  <w:color w:val="1155CC"/>
                  <w:sz w:val="24"/>
                  <w:szCs w:val="24"/>
                  <w:highlight w:val="white"/>
                  <w:u w:val="single"/>
                </w:rPr>
                <w:t>Pravidla</w:t>
              </w:r>
              <w:proofErr w:type="spellEnd"/>
            </w:hyperlink>
          </w:p>
        </w:tc>
      </w:tr>
      <w:tr w:rsidR="00F35B07" w14:paraId="44A6C5FA" w14:textId="77777777">
        <w:trPr>
          <w:trHeight w:val="785"/>
        </w:trPr>
        <w:tc>
          <w:tcPr>
            <w:tcW w:w="1864" w:type="dxa"/>
            <w:tcBorders>
              <w:top w:val="nil"/>
              <w:left w:val="nil"/>
              <w:bottom w:val="nil"/>
              <w:right w:val="nil"/>
            </w:tcBorders>
            <w:tcMar>
              <w:top w:w="100" w:type="dxa"/>
              <w:left w:w="100" w:type="dxa"/>
              <w:bottom w:w="100" w:type="dxa"/>
              <w:right w:w="100" w:type="dxa"/>
            </w:tcMar>
          </w:tcPr>
          <w:p w14:paraId="18FEBB20" w14:textId="77777777" w:rsidR="00F35B07" w:rsidRDefault="00000000">
            <w:pPr>
              <w:rPr>
                <w:color w:val="1F1F1F"/>
                <w:sz w:val="24"/>
                <w:szCs w:val="24"/>
                <w:highlight w:val="white"/>
              </w:rPr>
            </w:pPr>
            <w:hyperlink r:id="rId47">
              <w:r>
                <w:rPr>
                  <w:color w:val="1155CC"/>
                  <w:sz w:val="24"/>
                  <w:szCs w:val="24"/>
                  <w:highlight w:val="white"/>
                  <w:u w:val="single"/>
                </w:rPr>
                <w:t>Brno-Řečkovice a Mokrá Hora</w:t>
              </w:r>
            </w:hyperlink>
          </w:p>
        </w:tc>
        <w:tc>
          <w:tcPr>
            <w:tcW w:w="2221" w:type="dxa"/>
            <w:tcBorders>
              <w:top w:val="nil"/>
              <w:left w:val="nil"/>
              <w:bottom w:val="nil"/>
              <w:right w:val="nil"/>
            </w:tcBorders>
            <w:tcMar>
              <w:top w:w="100" w:type="dxa"/>
              <w:left w:w="100" w:type="dxa"/>
              <w:bottom w:w="100" w:type="dxa"/>
              <w:right w:w="100" w:type="dxa"/>
            </w:tcMar>
          </w:tcPr>
          <w:p w14:paraId="7F5D83AD" w14:textId="77777777" w:rsidR="00F35B07" w:rsidRDefault="00000000">
            <w:pPr>
              <w:rPr>
                <w:color w:val="1F1F1F"/>
                <w:sz w:val="24"/>
                <w:szCs w:val="24"/>
                <w:highlight w:val="white"/>
              </w:rPr>
            </w:pPr>
            <w:proofErr w:type="spellStart"/>
            <w:r>
              <w:rPr>
                <w:color w:val="1F1F1F"/>
                <w:sz w:val="24"/>
                <w:szCs w:val="24"/>
                <w:highlight w:val="white"/>
              </w:rPr>
              <w:t>Palackého</w:t>
            </w:r>
            <w:proofErr w:type="spellEnd"/>
            <w:r>
              <w:rPr>
                <w:color w:val="1F1F1F"/>
                <w:sz w:val="24"/>
                <w:szCs w:val="24"/>
                <w:highlight w:val="white"/>
              </w:rPr>
              <w:t xml:space="preserve"> </w:t>
            </w:r>
            <w:proofErr w:type="spellStart"/>
            <w:r>
              <w:rPr>
                <w:color w:val="1F1F1F"/>
                <w:sz w:val="24"/>
                <w:szCs w:val="24"/>
                <w:highlight w:val="white"/>
              </w:rPr>
              <w:t>nám</w:t>
            </w:r>
            <w:proofErr w:type="spellEnd"/>
            <w:r>
              <w:rPr>
                <w:color w:val="1F1F1F"/>
                <w:sz w:val="24"/>
                <w:szCs w:val="24"/>
                <w:highlight w:val="white"/>
              </w:rPr>
              <w:t>. 11, DS py6bvvq</w:t>
            </w:r>
          </w:p>
        </w:tc>
        <w:tc>
          <w:tcPr>
            <w:tcW w:w="1477" w:type="dxa"/>
            <w:tcBorders>
              <w:top w:val="nil"/>
              <w:left w:val="nil"/>
              <w:bottom w:val="nil"/>
              <w:right w:val="nil"/>
            </w:tcBorders>
            <w:tcMar>
              <w:top w:w="100" w:type="dxa"/>
              <w:left w:w="100" w:type="dxa"/>
              <w:bottom w:w="100" w:type="dxa"/>
              <w:right w:w="100" w:type="dxa"/>
            </w:tcMar>
          </w:tcPr>
          <w:p w14:paraId="419187DF" w14:textId="77777777" w:rsidR="00F35B07" w:rsidRDefault="00000000">
            <w:pPr>
              <w:rPr>
                <w:color w:val="1F1F1F"/>
                <w:sz w:val="24"/>
                <w:szCs w:val="24"/>
                <w:highlight w:val="white"/>
              </w:rPr>
            </w:pPr>
            <w:r>
              <w:rPr>
                <w:color w:val="1F1F1F"/>
                <w:sz w:val="24"/>
                <w:szCs w:val="24"/>
                <w:highlight w:val="white"/>
              </w:rPr>
              <w:t>427</w:t>
            </w:r>
          </w:p>
        </w:tc>
        <w:tc>
          <w:tcPr>
            <w:tcW w:w="3218" w:type="dxa"/>
            <w:tcBorders>
              <w:top w:val="nil"/>
              <w:left w:val="nil"/>
              <w:bottom w:val="nil"/>
              <w:right w:val="nil"/>
            </w:tcBorders>
            <w:tcMar>
              <w:top w:w="100" w:type="dxa"/>
              <w:left w:w="100" w:type="dxa"/>
              <w:bottom w:w="100" w:type="dxa"/>
              <w:right w:w="100" w:type="dxa"/>
            </w:tcMar>
          </w:tcPr>
          <w:p w14:paraId="071651F4" w14:textId="77777777" w:rsidR="00F35B07" w:rsidRDefault="00000000">
            <w:pPr>
              <w:rPr>
                <w:color w:val="1F1F1F"/>
                <w:sz w:val="24"/>
                <w:szCs w:val="24"/>
                <w:highlight w:val="white"/>
              </w:rPr>
            </w:pPr>
            <w:proofErr w:type="spellStart"/>
            <w:r>
              <w:rPr>
                <w:color w:val="1F1F1F"/>
                <w:sz w:val="24"/>
                <w:szCs w:val="24"/>
                <w:highlight w:val="white"/>
              </w:rPr>
              <w:t>Pořadník</w:t>
            </w:r>
            <w:proofErr w:type="spellEnd"/>
            <w:r>
              <w:rPr>
                <w:color w:val="1F1F1F"/>
                <w:sz w:val="24"/>
                <w:szCs w:val="24"/>
                <w:highlight w:val="white"/>
              </w:rPr>
              <w:t xml:space="preserve"> - </w:t>
            </w:r>
            <w:proofErr w:type="spellStart"/>
            <w:r>
              <w:rPr>
                <w:color w:val="1F1F1F"/>
                <w:sz w:val="24"/>
                <w:szCs w:val="24"/>
                <w:highlight w:val="white"/>
              </w:rPr>
              <w:t>byty</w:t>
            </w:r>
            <w:proofErr w:type="spellEnd"/>
            <w:r>
              <w:rPr>
                <w:color w:val="1F1F1F"/>
                <w:sz w:val="24"/>
                <w:szCs w:val="24"/>
                <w:highlight w:val="white"/>
              </w:rPr>
              <w:t xml:space="preserve"> se </w:t>
            </w:r>
            <w:proofErr w:type="spellStart"/>
            <w:r>
              <w:rPr>
                <w:color w:val="1F1F1F"/>
                <w:sz w:val="24"/>
                <w:szCs w:val="24"/>
                <w:highlight w:val="white"/>
              </w:rPr>
              <w:t>nezveřejňují</w:t>
            </w:r>
            <w:proofErr w:type="spellEnd"/>
          </w:p>
        </w:tc>
        <w:tc>
          <w:tcPr>
            <w:tcW w:w="1105" w:type="dxa"/>
            <w:tcBorders>
              <w:top w:val="nil"/>
              <w:left w:val="nil"/>
              <w:bottom w:val="nil"/>
              <w:right w:val="nil"/>
            </w:tcBorders>
            <w:tcMar>
              <w:top w:w="100" w:type="dxa"/>
              <w:left w:w="100" w:type="dxa"/>
              <w:bottom w:w="100" w:type="dxa"/>
              <w:right w:w="100" w:type="dxa"/>
            </w:tcMar>
          </w:tcPr>
          <w:p w14:paraId="7E52AC3E" w14:textId="77777777" w:rsidR="00F35B07" w:rsidRDefault="00000000">
            <w:pPr>
              <w:rPr>
                <w:color w:val="1F1F1F"/>
                <w:sz w:val="24"/>
                <w:szCs w:val="24"/>
                <w:highlight w:val="white"/>
              </w:rPr>
            </w:pPr>
            <w:hyperlink r:id="rId48">
              <w:proofErr w:type="spellStart"/>
              <w:r>
                <w:rPr>
                  <w:color w:val="1155CC"/>
                  <w:sz w:val="24"/>
                  <w:szCs w:val="24"/>
                  <w:highlight w:val="white"/>
                  <w:u w:val="single"/>
                </w:rPr>
                <w:t>Pravidla</w:t>
              </w:r>
              <w:proofErr w:type="spellEnd"/>
            </w:hyperlink>
          </w:p>
        </w:tc>
      </w:tr>
      <w:tr w:rsidR="00F35B07" w14:paraId="4012BBAA" w14:textId="77777777">
        <w:trPr>
          <w:trHeight w:val="785"/>
        </w:trPr>
        <w:tc>
          <w:tcPr>
            <w:tcW w:w="1864" w:type="dxa"/>
            <w:tcBorders>
              <w:top w:val="nil"/>
              <w:left w:val="nil"/>
              <w:bottom w:val="nil"/>
              <w:right w:val="nil"/>
            </w:tcBorders>
            <w:tcMar>
              <w:top w:w="100" w:type="dxa"/>
              <w:left w:w="100" w:type="dxa"/>
              <w:bottom w:w="100" w:type="dxa"/>
              <w:right w:w="100" w:type="dxa"/>
            </w:tcMar>
          </w:tcPr>
          <w:p w14:paraId="4D05E09C" w14:textId="77777777" w:rsidR="00F35B07" w:rsidRDefault="00000000">
            <w:pPr>
              <w:rPr>
                <w:color w:val="1F1F1F"/>
                <w:sz w:val="24"/>
                <w:szCs w:val="24"/>
                <w:highlight w:val="white"/>
              </w:rPr>
            </w:pPr>
            <w:hyperlink r:id="rId49">
              <w:r>
                <w:rPr>
                  <w:color w:val="1155CC"/>
                  <w:sz w:val="24"/>
                  <w:szCs w:val="24"/>
                  <w:highlight w:val="white"/>
                  <w:u w:val="single"/>
                </w:rPr>
                <w:t>Brno-Slatina</w:t>
              </w:r>
            </w:hyperlink>
          </w:p>
        </w:tc>
        <w:tc>
          <w:tcPr>
            <w:tcW w:w="2221" w:type="dxa"/>
            <w:tcBorders>
              <w:top w:val="nil"/>
              <w:left w:val="nil"/>
              <w:bottom w:val="nil"/>
              <w:right w:val="nil"/>
            </w:tcBorders>
            <w:tcMar>
              <w:top w:w="100" w:type="dxa"/>
              <w:left w:w="100" w:type="dxa"/>
              <w:bottom w:w="100" w:type="dxa"/>
              <w:right w:w="100" w:type="dxa"/>
            </w:tcMar>
          </w:tcPr>
          <w:p w14:paraId="7586A3E0" w14:textId="77777777" w:rsidR="00F35B07" w:rsidRDefault="00000000">
            <w:pPr>
              <w:rPr>
                <w:color w:val="1F1F1F"/>
                <w:sz w:val="24"/>
                <w:szCs w:val="24"/>
                <w:highlight w:val="white"/>
              </w:rPr>
            </w:pPr>
            <w:proofErr w:type="spellStart"/>
            <w:r>
              <w:rPr>
                <w:color w:val="1F1F1F"/>
                <w:sz w:val="24"/>
                <w:szCs w:val="24"/>
                <w:highlight w:val="white"/>
              </w:rPr>
              <w:t>Tilhonova</w:t>
            </w:r>
            <w:proofErr w:type="spellEnd"/>
            <w:r>
              <w:rPr>
                <w:color w:val="1F1F1F"/>
                <w:sz w:val="24"/>
                <w:szCs w:val="24"/>
                <w:highlight w:val="white"/>
              </w:rPr>
              <w:t xml:space="preserve"> 59, DS bj9b3rx</w:t>
            </w:r>
          </w:p>
        </w:tc>
        <w:tc>
          <w:tcPr>
            <w:tcW w:w="1477" w:type="dxa"/>
            <w:tcBorders>
              <w:top w:val="nil"/>
              <w:left w:val="nil"/>
              <w:bottom w:val="nil"/>
              <w:right w:val="nil"/>
            </w:tcBorders>
            <w:tcMar>
              <w:top w:w="100" w:type="dxa"/>
              <w:left w:w="100" w:type="dxa"/>
              <w:bottom w:w="100" w:type="dxa"/>
              <w:right w:w="100" w:type="dxa"/>
            </w:tcMar>
          </w:tcPr>
          <w:p w14:paraId="4949B519" w14:textId="77777777" w:rsidR="00F35B07" w:rsidRDefault="00000000">
            <w:pPr>
              <w:rPr>
                <w:color w:val="1F1F1F"/>
                <w:sz w:val="24"/>
                <w:szCs w:val="24"/>
                <w:highlight w:val="white"/>
              </w:rPr>
            </w:pPr>
            <w:r>
              <w:rPr>
                <w:color w:val="1F1F1F"/>
                <w:sz w:val="24"/>
                <w:szCs w:val="24"/>
                <w:highlight w:val="white"/>
              </w:rPr>
              <w:t>860</w:t>
            </w:r>
          </w:p>
        </w:tc>
        <w:tc>
          <w:tcPr>
            <w:tcW w:w="3218" w:type="dxa"/>
            <w:tcBorders>
              <w:top w:val="nil"/>
              <w:left w:val="nil"/>
              <w:bottom w:val="nil"/>
              <w:right w:val="nil"/>
            </w:tcBorders>
            <w:tcMar>
              <w:top w:w="100" w:type="dxa"/>
              <w:left w:w="100" w:type="dxa"/>
              <w:bottom w:w="100" w:type="dxa"/>
              <w:right w:w="100" w:type="dxa"/>
            </w:tcMar>
          </w:tcPr>
          <w:p w14:paraId="2BB54924" w14:textId="77777777" w:rsidR="00F35B07" w:rsidRDefault="00000000">
            <w:pPr>
              <w:rPr>
                <w:color w:val="1F1F1F"/>
                <w:sz w:val="24"/>
                <w:szCs w:val="24"/>
                <w:highlight w:val="white"/>
              </w:rPr>
            </w:pP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w:t>
            </w:r>
            <w:hyperlink r:id="rId50">
              <w:r>
                <w:rPr>
                  <w:color w:val="1F1F1F"/>
                  <w:sz w:val="24"/>
                  <w:szCs w:val="24"/>
                  <w:highlight w:val="white"/>
                </w:rPr>
                <w:t xml:space="preserve"> </w:t>
              </w:r>
            </w:hyperlink>
            <w:hyperlink r:id="rId51">
              <w:proofErr w:type="spellStart"/>
              <w:r>
                <w:rPr>
                  <w:color w:val="1155CC"/>
                  <w:sz w:val="24"/>
                  <w:szCs w:val="24"/>
                  <w:highlight w:val="white"/>
                  <w:u w:val="single"/>
                </w:rPr>
                <w:t>úřední</w:t>
              </w:r>
              <w:proofErr w:type="spellEnd"/>
              <w:r>
                <w:rPr>
                  <w:color w:val="1155CC"/>
                  <w:sz w:val="24"/>
                  <w:szCs w:val="24"/>
                  <w:highlight w:val="white"/>
                  <w:u w:val="single"/>
                </w:rPr>
                <w:t xml:space="preserve"> </w:t>
              </w:r>
              <w:proofErr w:type="spellStart"/>
              <w:r>
                <w:rPr>
                  <w:color w:val="1155CC"/>
                  <w:sz w:val="24"/>
                  <w:szCs w:val="24"/>
                  <w:highlight w:val="white"/>
                  <w:u w:val="single"/>
                </w:rPr>
                <w:t>deska</w:t>
              </w:r>
              <w:proofErr w:type="spellEnd"/>
            </w:hyperlink>
          </w:p>
        </w:tc>
        <w:tc>
          <w:tcPr>
            <w:tcW w:w="1105" w:type="dxa"/>
            <w:tcBorders>
              <w:top w:val="nil"/>
              <w:left w:val="nil"/>
              <w:bottom w:val="nil"/>
              <w:right w:val="nil"/>
            </w:tcBorders>
            <w:tcMar>
              <w:top w:w="100" w:type="dxa"/>
              <w:left w:w="100" w:type="dxa"/>
              <w:bottom w:w="100" w:type="dxa"/>
              <w:right w:w="100" w:type="dxa"/>
            </w:tcMar>
          </w:tcPr>
          <w:p w14:paraId="64C3A160" w14:textId="77777777" w:rsidR="00F35B07" w:rsidRDefault="00000000">
            <w:pPr>
              <w:rPr>
                <w:color w:val="1F1F1F"/>
                <w:sz w:val="24"/>
                <w:szCs w:val="24"/>
                <w:highlight w:val="white"/>
              </w:rPr>
            </w:pPr>
            <w:hyperlink r:id="rId52">
              <w:proofErr w:type="spellStart"/>
              <w:r>
                <w:rPr>
                  <w:color w:val="1155CC"/>
                  <w:sz w:val="24"/>
                  <w:szCs w:val="24"/>
                  <w:highlight w:val="white"/>
                  <w:u w:val="single"/>
                </w:rPr>
                <w:t>Pravidla</w:t>
              </w:r>
              <w:proofErr w:type="spellEnd"/>
            </w:hyperlink>
          </w:p>
        </w:tc>
      </w:tr>
      <w:tr w:rsidR="00F35B07" w14:paraId="74BA5F21" w14:textId="77777777">
        <w:trPr>
          <w:trHeight w:val="785"/>
        </w:trPr>
        <w:tc>
          <w:tcPr>
            <w:tcW w:w="1864" w:type="dxa"/>
            <w:tcBorders>
              <w:top w:val="nil"/>
              <w:left w:val="nil"/>
              <w:bottom w:val="nil"/>
              <w:right w:val="nil"/>
            </w:tcBorders>
            <w:tcMar>
              <w:top w:w="100" w:type="dxa"/>
              <w:left w:w="100" w:type="dxa"/>
              <w:bottom w:w="100" w:type="dxa"/>
              <w:right w:w="100" w:type="dxa"/>
            </w:tcMar>
          </w:tcPr>
          <w:p w14:paraId="29B62FCB" w14:textId="77777777" w:rsidR="00F35B07" w:rsidRDefault="00000000">
            <w:pPr>
              <w:rPr>
                <w:color w:val="1F1F1F"/>
                <w:sz w:val="24"/>
                <w:szCs w:val="24"/>
                <w:highlight w:val="white"/>
              </w:rPr>
            </w:pPr>
            <w:hyperlink r:id="rId53">
              <w:r>
                <w:rPr>
                  <w:color w:val="1155CC"/>
                  <w:sz w:val="24"/>
                  <w:szCs w:val="24"/>
                  <w:highlight w:val="white"/>
                  <w:u w:val="single"/>
                </w:rPr>
                <w:t>Brno-Starý Lískovec</w:t>
              </w:r>
            </w:hyperlink>
          </w:p>
        </w:tc>
        <w:tc>
          <w:tcPr>
            <w:tcW w:w="2221" w:type="dxa"/>
            <w:tcBorders>
              <w:top w:val="nil"/>
              <w:left w:val="nil"/>
              <w:bottom w:val="nil"/>
              <w:right w:val="nil"/>
            </w:tcBorders>
            <w:tcMar>
              <w:top w:w="100" w:type="dxa"/>
              <w:left w:w="100" w:type="dxa"/>
              <w:bottom w:w="100" w:type="dxa"/>
              <w:right w:w="100" w:type="dxa"/>
            </w:tcMar>
          </w:tcPr>
          <w:p w14:paraId="4D5439B7" w14:textId="77777777" w:rsidR="00F35B07" w:rsidRDefault="00000000">
            <w:pPr>
              <w:rPr>
                <w:color w:val="1F1F1F"/>
                <w:sz w:val="24"/>
                <w:szCs w:val="24"/>
                <w:highlight w:val="white"/>
              </w:rPr>
            </w:pPr>
            <w:proofErr w:type="spellStart"/>
            <w:r>
              <w:rPr>
                <w:color w:val="1F1F1F"/>
                <w:sz w:val="24"/>
                <w:szCs w:val="24"/>
                <w:highlight w:val="white"/>
              </w:rPr>
              <w:t>Oderská</w:t>
            </w:r>
            <w:proofErr w:type="spellEnd"/>
            <w:r>
              <w:rPr>
                <w:color w:val="1F1F1F"/>
                <w:sz w:val="24"/>
                <w:szCs w:val="24"/>
                <w:highlight w:val="white"/>
              </w:rPr>
              <w:t xml:space="preserve"> 4, DS 2rbbwxi</w:t>
            </w:r>
          </w:p>
        </w:tc>
        <w:tc>
          <w:tcPr>
            <w:tcW w:w="1477" w:type="dxa"/>
            <w:tcBorders>
              <w:top w:val="nil"/>
              <w:left w:val="nil"/>
              <w:bottom w:val="nil"/>
              <w:right w:val="nil"/>
            </w:tcBorders>
            <w:tcMar>
              <w:top w:w="100" w:type="dxa"/>
              <w:left w:w="100" w:type="dxa"/>
              <w:bottom w:w="100" w:type="dxa"/>
              <w:right w:w="100" w:type="dxa"/>
            </w:tcMar>
          </w:tcPr>
          <w:p w14:paraId="3336F973" w14:textId="77777777" w:rsidR="00F35B07" w:rsidRDefault="00000000">
            <w:pPr>
              <w:rPr>
                <w:color w:val="1F1F1F"/>
                <w:sz w:val="24"/>
                <w:szCs w:val="24"/>
                <w:highlight w:val="white"/>
              </w:rPr>
            </w:pPr>
            <w:r>
              <w:rPr>
                <w:color w:val="1F1F1F"/>
                <w:sz w:val="24"/>
                <w:szCs w:val="24"/>
                <w:highlight w:val="white"/>
              </w:rPr>
              <w:t>975</w:t>
            </w:r>
          </w:p>
        </w:tc>
        <w:tc>
          <w:tcPr>
            <w:tcW w:w="3218" w:type="dxa"/>
            <w:tcBorders>
              <w:top w:val="nil"/>
              <w:left w:val="nil"/>
              <w:bottom w:val="nil"/>
              <w:right w:val="nil"/>
            </w:tcBorders>
            <w:tcMar>
              <w:top w:w="100" w:type="dxa"/>
              <w:left w:w="100" w:type="dxa"/>
              <w:bottom w:w="100" w:type="dxa"/>
              <w:right w:w="100" w:type="dxa"/>
            </w:tcMar>
          </w:tcPr>
          <w:p w14:paraId="5F0C6DB1" w14:textId="77777777" w:rsidR="00F35B07" w:rsidRDefault="00000000">
            <w:pPr>
              <w:rPr>
                <w:color w:val="1F1F1F"/>
                <w:sz w:val="24"/>
                <w:szCs w:val="24"/>
                <w:highlight w:val="white"/>
              </w:rPr>
            </w:pP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 </w:t>
            </w:r>
            <w:commentRangeStart w:id="68"/>
            <w:r>
              <w:rPr>
                <w:color w:val="1F1F1F"/>
                <w:sz w:val="24"/>
                <w:szCs w:val="24"/>
                <w:highlight w:val="white"/>
              </w:rPr>
              <w:t xml:space="preserve">web MČ a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deska</w:t>
            </w:r>
            <w:commentRangeEnd w:id="68"/>
            <w:proofErr w:type="spellEnd"/>
            <w:r>
              <w:commentReference w:id="68"/>
            </w:r>
          </w:p>
        </w:tc>
        <w:tc>
          <w:tcPr>
            <w:tcW w:w="1105" w:type="dxa"/>
            <w:tcBorders>
              <w:top w:val="nil"/>
              <w:left w:val="nil"/>
              <w:bottom w:val="nil"/>
              <w:right w:val="nil"/>
            </w:tcBorders>
            <w:tcMar>
              <w:top w:w="100" w:type="dxa"/>
              <w:left w:w="100" w:type="dxa"/>
              <w:bottom w:w="100" w:type="dxa"/>
              <w:right w:w="100" w:type="dxa"/>
            </w:tcMar>
          </w:tcPr>
          <w:p w14:paraId="7AD912FD" w14:textId="77777777" w:rsidR="00F35B07" w:rsidRDefault="00000000">
            <w:pPr>
              <w:rPr>
                <w:color w:val="1F1F1F"/>
                <w:sz w:val="24"/>
                <w:szCs w:val="24"/>
                <w:highlight w:val="white"/>
              </w:rPr>
            </w:pPr>
            <w:hyperlink r:id="rId54">
              <w:proofErr w:type="spellStart"/>
              <w:r>
                <w:rPr>
                  <w:color w:val="1155CC"/>
                  <w:sz w:val="24"/>
                  <w:szCs w:val="24"/>
                  <w:highlight w:val="white"/>
                  <w:u w:val="single"/>
                </w:rPr>
                <w:t>Pravidla</w:t>
              </w:r>
              <w:proofErr w:type="spellEnd"/>
            </w:hyperlink>
          </w:p>
        </w:tc>
      </w:tr>
      <w:tr w:rsidR="00F35B07" w14:paraId="2FC5DE1B" w14:textId="77777777">
        <w:trPr>
          <w:trHeight w:val="785"/>
        </w:trPr>
        <w:tc>
          <w:tcPr>
            <w:tcW w:w="1864" w:type="dxa"/>
            <w:tcBorders>
              <w:top w:val="nil"/>
              <w:left w:val="nil"/>
              <w:bottom w:val="nil"/>
              <w:right w:val="nil"/>
            </w:tcBorders>
            <w:tcMar>
              <w:top w:w="100" w:type="dxa"/>
              <w:left w:w="100" w:type="dxa"/>
              <w:bottom w:w="100" w:type="dxa"/>
              <w:right w:w="100" w:type="dxa"/>
            </w:tcMar>
          </w:tcPr>
          <w:p w14:paraId="2CE0727F" w14:textId="77777777" w:rsidR="00F35B07" w:rsidRDefault="00000000">
            <w:pPr>
              <w:rPr>
                <w:color w:val="1F1F1F"/>
                <w:sz w:val="24"/>
                <w:szCs w:val="24"/>
                <w:highlight w:val="white"/>
              </w:rPr>
            </w:pPr>
            <w:hyperlink r:id="rId55">
              <w:r>
                <w:rPr>
                  <w:color w:val="1155CC"/>
                  <w:sz w:val="24"/>
                  <w:szCs w:val="24"/>
                  <w:highlight w:val="white"/>
                  <w:u w:val="single"/>
                </w:rPr>
                <w:t>Brno-Židenice</w:t>
              </w:r>
            </w:hyperlink>
          </w:p>
        </w:tc>
        <w:tc>
          <w:tcPr>
            <w:tcW w:w="2221" w:type="dxa"/>
            <w:tcBorders>
              <w:top w:val="nil"/>
              <w:left w:val="nil"/>
              <w:bottom w:val="nil"/>
              <w:right w:val="nil"/>
            </w:tcBorders>
            <w:tcMar>
              <w:top w:w="100" w:type="dxa"/>
              <w:left w:w="100" w:type="dxa"/>
              <w:bottom w:w="100" w:type="dxa"/>
              <w:right w:w="100" w:type="dxa"/>
            </w:tcMar>
          </w:tcPr>
          <w:p w14:paraId="39952F34" w14:textId="77777777" w:rsidR="00F35B07" w:rsidRDefault="00000000">
            <w:pPr>
              <w:rPr>
                <w:color w:val="1F1F1F"/>
                <w:sz w:val="24"/>
                <w:szCs w:val="24"/>
                <w:highlight w:val="white"/>
              </w:rPr>
            </w:pPr>
            <w:proofErr w:type="spellStart"/>
            <w:r>
              <w:rPr>
                <w:color w:val="1F1F1F"/>
                <w:sz w:val="24"/>
                <w:szCs w:val="24"/>
                <w:highlight w:val="white"/>
              </w:rPr>
              <w:t>Gajdošova</w:t>
            </w:r>
            <w:proofErr w:type="spellEnd"/>
            <w:r>
              <w:rPr>
                <w:color w:val="1F1F1F"/>
                <w:sz w:val="24"/>
                <w:szCs w:val="24"/>
                <w:highlight w:val="white"/>
              </w:rPr>
              <w:t xml:space="preserve"> 7, DS </w:t>
            </w:r>
            <w:proofErr w:type="spellStart"/>
            <w:r>
              <w:rPr>
                <w:color w:val="1F1F1F"/>
                <w:sz w:val="24"/>
                <w:szCs w:val="24"/>
                <w:highlight w:val="white"/>
              </w:rPr>
              <w:t>rnpbwhi</w:t>
            </w:r>
            <w:proofErr w:type="spellEnd"/>
          </w:p>
        </w:tc>
        <w:tc>
          <w:tcPr>
            <w:tcW w:w="1477" w:type="dxa"/>
            <w:tcBorders>
              <w:top w:val="nil"/>
              <w:left w:val="nil"/>
              <w:bottom w:val="nil"/>
              <w:right w:val="nil"/>
            </w:tcBorders>
            <w:tcMar>
              <w:top w:w="100" w:type="dxa"/>
              <w:left w:w="100" w:type="dxa"/>
              <w:bottom w:w="100" w:type="dxa"/>
              <w:right w:w="100" w:type="dxa"/>
            </w:tcMar>
          </w:tcPr>
          <w:p w14:paraId="2B40B928" w14:textId="77777777" w:rsidR="00F35B07" w:rsidRDefault="00000000">
            <w:pPr>
              <w:rPr>
                <w:color w:val="1F1F1F"/>
                <w:sz w:val="24"/>
                <w:szCs w:val="24"/>
                <w:highlight w:val="white"/>
              </w:rPr>
            </w:pPr>
            <w:r>
              <w:rPr>
                <w:color w:val="1F1F1F"/>
                <w:sz w:val="24"/>
                <w:szCs w:val="24"/>
                <w:highlight w:val="white"/>
              </w:rPr>
              <w:t>2 312</w:t>
            </w:r>
          </w:p>
        </w:tc>
        <w:tc>
          <w:tcPr>
            <w:tcW w:w="3218" w:type="dxa"/>
            <w:tcBorders>
              <w:top w:val="nil"/>
              <w:left w:val="nil"/>
              <w:bottom w:val="nil"/>
              <w:right w:val="nil"/>
            </w:tcBorders>
            <w:tcMar>
              <w:top w:w="100" w:type="dxa"/>
              <w:left w:w="100" w:type="dxa"/>
              <w:bottom w:w="100" w:type="dxa"/>
              <w:right w:w="100" w:type="dxa"/>
            </w:tcMar>
          </w:tcPr>
          <w:p w14:paraId="6D0BF025" w14:textId="77777777" w:rsidR="00F35B07" w:rsidRDefault="00000000">
            <w:pPr>
              <w:rPr>
                <w:color w:val="1F1F1F"/>
                <w:sz w:val="24"/>
                <w:szCs w:val="24"/>
                <w:highlight w:val="white"/>
              </w:rPr>
            </w:pPr>
            <w:proofErr w:type="spellStart"/>
            <w:r>
              <w:rPr>
                <w:color w:val="1F1F1F"/>
                <w:sz w:val="24"/>
                <w:szCs w:val="24"/>
                <w:highlight w:val="white"/>
              </w:rPr>
              <w:t>Aktivní</w:t>
            </w:r>
            <w:proofErr w:type="spellEnd"/>
            <w:r>
              <w:rPr>
                <w:color w:val="1F1F1F"/>
                <w:sz w:val="24"/>
                <w:szCs w:val="24"/>
                <w:highlight w:val="white"/>
              </w:rPr>
              <w:t xml:space="preserve"> </w:t>
            </w:r>
            <w:proofErr w:type="spellStart"/>
            <w:r>
              <w:rPr>
                <w:color w:val="1F1F1F"/>
                <w:sz w:val="24"/>
                <w:szCs w:val="24"/>
                <w:highlight w:val="white"/>
              </w:rPr>
              <w:t>hlášení</w:t>
            </w:r>
            <w:proofErr w:type="spellEnd"/>
            <w:r>
              <w:rPr>
                <w:color w:val="1F1F1F"/>
                <w:sz w:val="24"/>
                <w:szCs w:val="24"/>
                <w:highlight w:val="white"/>
              </w:rPr>
              <w:t xml:space="preserve"> - </w:t>
            </w:r>
            <w:commentRangeStart w:id="69"/>
            <w:r>
              <w:rPr>
                <w:color w:val="1F1F1F"/>
                <w:sz w:val="24"/>
                <w:szCs w:val="24"/>
                <w:highlight w:val="white"/>
              </w:rPr>
              <w:t xml:space="preserve">web MČ a </w:t>
            </w:r>
            <w:proofErr w:type="spellStart"/>
            <w:r>
              <w:rPr>
                <w:color w:val="1F1F1F"/>
                <w:sz w:val="24"/>
                <w:szCs w:val="24"/>
                <w:highlight w:val="white"/>
              </w:rPr>
              <w:t>úřední</w:t>
            </w:r>
            <w:proofErr w:type="spellEnd"/>
            <w:r>
              <w:rPr>
                <w:color w:val="1F1F1F"/>
                <w:sz w:val="24"/>
                <w:szCs w:val="24"/>
                <w:highlight w:val="white"/>
              </w:rPr>
              <w:t xml:space="preserve"> </w:t>
            </w:r>
            <w:proofErr w:type="spellStart"/>
            <w:r>
              <w:rPr>
                <w:color w:val="1F1F1F"/>
                <w:sz w:val="24"/>
                <w:szCs w:val="24"/>
                <w:highlight w:val="white"/>
              </w:rPr>
              <w:t>deska</w:t>
            </w:r>
            <w:commentRangeEnd w:id="69"/>
            <w:proofErr w:type="spellEnd"/>
            <w:r>
              <w:commentReference w:id="69"/>
            </w:r>
          </w:p>
        </w:tc>
        <w:tc>
          <w:tcPr>
            <w:tcW w:w="1105" w:type="dxa"/>
            <w:tcBorders>
              <w:top w:val="nil"/>
              <w:left w:val="nil"/>
              <w:bottom w:val="nil"/>
              <w:right w:val="nil"/>
            </w:tcBorders>
            <w:tcMar>
              <w:top w:w="100" w:type="dxa"/>
              <w:left w:w="100" w:type="dxa"/>
              <w:bottom w:w="100" w:type="dxa"/>
              <w:right w:w="100" w:type="dxa"/>
            </w:tcMar>
          </w:tcPr>
          <w:p w14:paraId="7E08B99E" w14:textId="77777777" w:rsidR="00F35B07" w:rsidRDefault="00000000">
            <w:pPr>
              <w:rPr>
                <w:color w:val="1F1F1F"/>
                <w:sz w:val="24"/>
                <w:szCs w:val="24"/>
                <w:highlight w:val="white"/>
              </w:rPr>
            </w:pPr>
            <w:hyperlink r:id="rId56">
              <w:proofErr w:type="spellStart"/>
              <w:r>
                <w:rPr>
                  <w:color w:val="1155CC"/>
                  <w:sz w:val="24"/>
                  <w:szCs w:val="24"/>
                  <w:highlight w:val="white"/>
                  <w:u w:val="single"/>
                </w:rPr>
                <w:t>Pravidla</w:t>
              </w:r>
              <w:proofErr w:type="spellEnd"/>
            </w:hyperlink>
          </w:p>
        </w:tc>
      </w:tr>
      <w:tr w:rsidR="00F35B07" w14:paraId="7FCE82EC" w14:textId="77777777">
        <w:trPr>
          <w:trHeight w:val="785"/>
        </w:trPr>
        <w:tc>
          <w:tcPr>
            <w:tcW w:w="1864" w:type="dxa"/>
            <w:tcBorders>
              <w:top w:val="nil"/>
              <w:left w:val="nil"/>
              <w:bottom w:val="nil"/>
              <w:right w:val="nil"/>
            </w:tcBorders>
            <w:tcMar>
              <w:top w:w="100" w:type="dxa"/>
              <w:left w:w="100" w:type="dxa"/>
              <w:bottom w:w="100" w:type="dxa"/>
              <w:right w:w="100" w:type="dxa"/>
            </w:tcMar>
          </w:tcPr>
          <w:p w14:paraId="54E68773" w14:textId="77777777" w:rsidR="00F35B07" w:rsidRDefault="00000000">
            <w:pPr>
              <w:rPr>
                <w:color w:val="1F1F1F"/>
                <w:sz w:val="24"/>
                <w:szCs w:val="24"/>
                <w:highlight w:val="white"/>
              </w:rPr>
            </w:pPr>
            <w:hyperlink r:id="rId57">
              <w:r>
                <w:rPr>
                  <w:color w:val="1155CC"/>
                  <w:sz w:val="24"/>
                  <w:szCs w:val="24"/>
                  <w:highlight w:val="white"/>
                  <w:u w:val="single"/>
                </w:rPr>
                <w:t>Brno-</w:t>
              </w:r>
              <w:proofErr w:type="spellStart"/>
              <w:r>
                <w:rPr>
                  <w:color w:val="1155CC"/>
                  <w:sz w:val="24"/>
                  <w:szCs w:val="24"/>
                  <w:highlight w:val="white"/>
                  <w:u w:val="single"/>
                </w:rPr>
                <w:t>Žabovřesky</w:t>
              </w:r>
              <w:proofErr w:type="spellEnd"/>
            </w:hyperlink>
          </w:p>
        </w:tc>
        <w:tc>
          <w:tcPr>
            <w:tcW w:w="2221" w:type="dxa"/>
            <w:tcBorders>
              <w:top w:val="nil"/>
              <w:left w:val="nil"/>
              <w:bottom w:val="nil"/>
              <w:right w:val="nil"/>
            </w:tcBorders>
            <w:tcMar>
              <w:top w:w="100" w:type="dxa"/>
              <w:left w:w="100" w:type="dxa"/>
              <w:bottom w:w="100" w:type="dxa"/>
              <w:right w:w="100" w:type="dxa"/>
            </w:tcMar>
          </w:tcPr>
          <w:p w14:paraId="2AE73838" w14:textId="77777777" w:rsidR="00F35B07" w:rsidRDefault="00000000">
            <w:pPr>
              <w:rPr>
                <w:color w:val="1F1F1F"/>
                <w:sz w:val="24"/>
                <w:szCs w:val="24"/>
                <w:highlight w:val="white"/>
              </w:rPr>
            </w:pPr>
            <w:proofErr w:type="spellStart"/>
            <w:r>
              <w:rPr>
                <w:color w:val="1F1F1F"/>
                <w:sz w:val="24"/>
                <w:szCs w:val="24"/>
                <w:highlight w:val="white"/>
              </w:rPr>
              <w:t>Horova</w:t>
            </w:r>
            <w:proofErr w:type="spellEnd"/>
            <w:r>
              <w:rPr>
                <w:color w:val="1F1F1F"/>
                <w:sz w:val="24"/>
                <w:szCs w:val="24"/>
                <w:highlight w:val="white"/>
              </w:rPr>
              <w:t xml:space="preserve"> 28, DS n97byjq</w:t>
            </w:r>
          </w:p>
        </w:tc>
        <w:tc>
          <w:tcPr>
            <w:tcW w:w="1477" w:type="dxa"/>
            <w:tcBorders>
              <w:top w:val="nil"/>
              <w:left w:val="nil"/>
              <w:bottom w:val="nil"/>
              <w:right w:val="nil"/>
            </w:tcBorders>
            <w:tcMar>
              <w:top w:w="100" w:type="dxa"/>
              <w:left w:w="100" w:type="dxa"/>
              <w:bottom w:w="100" w:type="dxa"/>
              <w:right w:w="100" w:type="dxa"/>
            </w:tcMar>
          </w:tcPr>
          <w:p w14:paraId="03649656" w14:textId="77777777" w:rsidR="00F35B07" w:rsidRDefault="00000000">
            <w:pPr>
              <w:rPr>
                <w:color w:val="1F1F1F"/>
                <w:sz w:val="24"/>
                <w:szCs w:val="24"/>
                <w:highlight w:val="white"/>
              </w:rPr>
            </w:pPr>
            <w:r>
              <w:rPr>
                <w:color w:val="1F1F1F"/>
                <w:sz w:val="24"/>
                <w:szCs w:val="24"/>
                <w:highlight w:val="white"/>
              </w:rPr>
              <w:t>1 473</w:t>
            </w:r>
          </w:p>
        </w:tc>
        <w:tc>
          <w:tcPr>
            <w:tcW w:w="3218" w:type="dxa"/>
            <w:tcBorders>
              <w:top w:val="nil"/>
              <w:left w:val="nil"/>
              <w:bottom w:val="nil"/>
              <w:right w:val="nil"/>
            </w:tcBorders>
            <w:tcMar>
              <w:top w:w="100" w:type="dxa"/>
              <w:left w:w="100" w:type="dxa"/>
              <w:bottom w:w="100" w:type="dxa"/>
              <w:right w:w="100" w:type="dxa"/>
            </w:tcMar>
          </w:tcPr>
          <w:p w14:paraId="44E81A7D" w14:textId="7DF274EC" w:rsidR="00F35B07" w:rsidRDefault="00000000">
            <w:pPr>
              <w:rPr>
                <w:color w:val="1F1F1F"/>
                <w:sz w:val="24"/>
                <w:szCs w:val="24"/>
                <w:highlight w:val="white"/>
              </w:rPr>
            </w:pPr>
            <w:proofErr w:type="spellStart"/>
            <w:r>
              <w:rPr>
                <w:color w:val="1F1F1F"/>
                <w:sz w:val="24"/>
                <w:szCs w:val="24"/>
                <w:highlight w:val="white"/>
              </w:rPr>
              <w:t>Pořadník</w:t>
            </w:r>
            <w:proofErr w:type="spellEnd"/>
            <w:r>
              <w:rPr>
                <w:color w:val="1F1F1F"/>
                <w:sz w:val="24"/>
                <w:szCs w:val="24"/>
                <w:highlight w:val="white"/>
              </w:rPr>
              <w:t xml:space="preserve"> - </w:t>
            </w:r>
            <w:proofErr w:type="spellStart"/>
            <w:r>
              <w:rPr>
                <w:color w:val="1F1F1F"/>
                <w:sz w:val="24"/>
                <w:szCs w:val="24"/>
                <w:highlight w:val="white"/>
              </w:rPr>
              <w:t>byty</w:t>
            </w:r>
            <w:proofErr w:type="spellEnd"/>
            <w:r>
              <w:rPr>
                <w:color w:val="1F1F1F"/>
                <w:sz w:val="24"/>
                <w:szCs w:val="24"/>
                <w:highlight w:val="white"/>
              </w:rPr>
              <w:t xml:space="preserve"> se </w:t>
            </w:r>
            <w:proofErr w:type="spellStart"/>
            <w:r>
              <w:rPr>
                <w:color w:val="1F1F1F"/>
                <w:sz w:val="24"/>
                <w:szCs w:val="24"/>
                <w:highlight w:val="white"/>
              </w:rPr>
              <w:t>nezveřejňují</w:t>
            </w:r>
            <w:proofErr w:type="spellEnd"/>
            <w:r w:rsidR="006D3AA1">
              <w:rPr>
                <w:color w:val="1F1F1F"/>
                <w:sz w:val="24"/>
                <w:szCs w:val="24"/>
                <w:highlight w:val="white"/>
              </w:rPr>
              <w:t xml:space="preserve"> [</w:t>
            </w:r>
            <w:proofErr w:type="spellStart"/>
            <w:r w:rsidR="006D3AA1" w:rsidRPr="006D3AA1">
              <w:rPr>
                <w:color w:val="1F1F1F"/>
                <w:sz w:val="24"/>
                <w:szCs w:val="24"/>
                <w:highlight w:val="yellow"/>
              </w:rPr>
              <w:t>aktivní</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hlášení</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výjimka</w:t>
            </w:r>
            <w:proofErr w:type="spellEnd"/>
            <w:r w:rsidR="006D3AA1" w:rsidRPr="006D3AA1">
              <w:rPr>
                <w:color w:val="1F1F1F"/>
                <w:sz w:val="24"/>
                <w:szCs w:val="24"/>
                <w:highlight w:val="yellow"/>
              </w:rPr>
              <w:t xml:space="preserve"> – </w:t>
            </w:r>
            <w:proofErr w:type="spellStart"/>
            <w:r w:rsidR="006D3AA1" w:rsidRPr="006D3AA1">
              <w:rPr>
                <w:color w:val="1F1F1F"/>
                <w:sz w:val="24"/>
                <w:szCs w:val="24"/>
                <w:highlight w:val="yellow"/>
              </w:rPr>
              <w:t>formulář</w:t>
            </w:r>
            <w:proofErr w:type="spellEnd"/>
            <w:r w:rsidR="006D3AA1" w:rsidRPr="006D3AA1">
              <w:rPr>
                <w:color w:val="1F1F1F"/>
                <w:sz w:val="24"/>
                <w:szCs w:val="24"/>
                <w:highlight w:val="yellow"/>
              </w:rPr>
              <w:t xml:space="preserve"> pro </w:t>
            </w:r>
            <w:proofErr w:type="spellStart"/>
            <w:r w:rsidR="006D3AA1" w:rsidRPr="006D3AA1">
              <w:rPr>
                <w:color w:val="1F1F1F"/>
                <w:sz w:val="24"/>
                <w:szCs w:val="24"/>
                <w:highlight w:val="yellow"/>
              </w:rPr>
              <w:t>přihlášení</w:t>
            </w:r>
            <w:proofErr w:type="spellEnd"/>
            <w:r w:rsidR="006D3AA1" w:rsidRPr="006D3AA1">
              <w:rPr>
                <w:color w:val="1F1F1F"/>
                <w:sz w:val="24"/>
                <w:szCs w:val="24"/>
                <w:highlight w:val="yellow"/>
              </w:rPr>
              <w:t xml:space="preserve"> je </w:t>
            </w:r>
            <w:proofErr w:type="spellStart"/>
            <w:r w:rsidR="006D3AA1" w:rsidRPr="006D3AA1">
              <w:rPr>
                <w:color w:val="1F1F1F"/>
                <w:sz w:val="24"/>
                <w:szCs w:val="24"/>
                <w:highlight w:val="yellow"/>
              </w:rPr>
              <w:t>součástí</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nabídky</w:t>
            </w:r>
            <w:proofErr w:type="spellEnd"/>
            <w:r w:rsidR="006D3AA1" w:rsidRPr="006D3AA1">
              <w:rPr>
                <w:color w:val="1F1F1F"/>
                <w:sz w:val="24"/>
                <w:szCs w:val="24"/>
                <w:highlight w:val="yellow"/>
              </w:rPr>
              <w:t xml:space="preserve"> </w:t>
            </w:r>
            <w:proofErr w:type="spellStart"/>
            <w:r w:rsidR="006D3AA1" w:rsidRPr="006D3AA1">
              <w:rPr>
                <w:color w:val="1F1F1F"/>
                <w:sz w:val="24"/>
                <w:szCs w:val="24"/>
                <w:highlight w:val="yellow"/>
              </w:rPr>
              <w:t>bytu</w:t>
            </w:r>
            <w:proofErr w:type="spellEnd"/>
            <w:r w:rsidR="006D3AA1">
              <w:rPr>
                <w:color w:val="1F1F1F"/>
                <w:sz w:val="24"/>
                <w:szCs w:val="24"/>
                <w:highlight w:val="white"/>
              </w:rPr>
              <w:t>]</w:t>
            </w:r>
          </w:p>
        </w:tc>
        <w:tc>
          <w:tcPr>
            <w:tcW w:w="1105" w:type="dxa"/>
            <w:tcBorders>
              <w:top w:val="nil"/>
              <w:left w:val="nil"/>
              <w:bottom w:val="nil"/>
              <w:right w:val="nil"/>
            </w:tcBorders>
            <w:tcMar>
              <w:top w:w="100" w:type="dxa"/>
              <w:left w:w="100" w:type="dxa"/>
              <w:bottom w:w="100" w:type="dxa"/>
              <w:right w:w="100" w:type="dxa"/>
            </w:tcMar>
          </w:tcPr>
          <w:p w14:paraId="174CFE8F" w14:textId="77777777" w:rsidR="00F35B07" w:rsidRDefault="00000000">
            <w:pPr>
              <w:rPr>
                <w:color w:val="1F1F1F"/>
                <w:sz w:val="24"/>
                <w:szCs w:val="24"/>
                <w:highlight w:val="white"/>
              </w:rPr>
            </w:pPr>
            <w:hyperlink r:id="rId58">
              <w:proofErr w:type="spellStart"/>
              <w:r>
                <w:rPr>
                  <w:color w:val="1155CC"/>
                  <w:sz w:val="24"/>
                  <w:szCs w:val="24"/>
                  <w:highlight w:val="white"/>
                  <w:u w:val="single"/>
                </w:rPr>
                <w:t>Pravidla</w:t>
              </w:r>
              <w:proofErr w:type="spellEnd"/>
            </w:hyperlink>
          </w:p>
        </w:tc>
      </w:tr>
      <w:tr w:rsidR="00F35B07" w14:paraId="6C0501F1" w14:textId="77777777">
        <w:trPr>
          <w:trHeight w:val="785"/>
        </w:trPr>
        <w:tc>
          <w:tcPr>
            <w:tcW w:w="1864" w:type="dxa"/>
            <w:tcBorders>
              <w:top w:val="nil"/>
              <w:left w:val="nil"/>
              <w:bottom w:val="nil"/>
              <w:right w:val="nil"/>
            </w:tcBorders>
            <w:tcMar>
              <w:top w:w="100" w:type="dxa"/>
              <w:left w:w="100" w:type="dxa"/>
              <w:bottom w:w="100" w:type="dxa"/>
              <w:right w:w="100" w:type="dxa"/>
            </w:tcMar>
          </w:tcPr>
          <w:p w14:paraId="308182CF" w14:textId="77777777" w:rsidR="00F35B07" w:rsidRDefault="00000000">
            <w:pPr>
              <w:rPr>
                <w:color w:val="1F1F1F"/>
                <w:sz w:val="24"/>
                <w:szCs w:val="24"/>
                <w:highlight w:val="white"/>
              </w:rPr>
            </w:pPr>
            <w:hyperlink r:id="rId59">
              <w:r>
                <w:rPr>
                  <w:color w:val="1155CC"/>
                  <w:sz w:val="24"/>
                  <w:szCs w:val="24"/>
                  <w:highlight w:val="white"/>
                  <w:u w:val="single"/>
                </w:rPr>
                <w:t>Brno-Bosonohy</w:t>
              </w:r>
            </w:hyperlink>
          </w:p>
        </w:tc>
        <w:tc>
          <w:tcPr>
            <w:tcW w:w="2221" w:type="dxa"/>
            <w:tcBorders>
              <w:top w:val="nil"/>
              <w:left w:val="nil"/>
              <w:bottom w:val="nil"/>
              <w:right w:val="nil"/>
            </w:tcBorders>
            <w:tcMar>
              <w:top w:w="100" w:type="dxa"/>
              <w:left w:w="100" w:type="dxa"/>
              <w:bottom w:w="100" w:type="dxa"/>
              <w:right w:w="100" w:type="dxa"/>
            </w:tcMar>
          </w:tcPr>
          <w:p w14:paraId="73840867" w14:textId="77777777" w:rsidR="00F35B07" w:rsidRDefault="00000000">
            <w:pPr>
              <w:rPr>
                <w:color w:val="1F1F1F"/>
                <w:sz w:val="24"/>
                <w:szCs w:val="24"/>
                <w:highlight w:val="white"/>
              </w:rPr>
            </w:pPr>
            <w:proofErr w:type="spellStart"/>
            <w:r>
              <w:rPr>
                <w:color w:val="1F1F1F"/>
                <w:sz w:val="24"/>
                <w:szCs w:val="24"/>
                <w:highlight w:val="white"/>
              </w:rPr>
              <w:t>Bosonožské</w:t>
            </w:r>
            <w:proofErr w:type="spellEnd"/>
            <w:r>
              <w:rPr>
                <w:color w:val="1F1F1F"/>
                <w:sz w:val="24"/>
                <w:szCs w:val="24"/>
                <w:highlight w:val="white"/>
              </w:rPr>
              <w:t xml:space="preserve"> </w:t>
            </w:r>
            <w:proofErr w:type="spellStart"/>
            <w:r>
              <w:rPr>
                <w:color w:val="1F1F1F"/>
                <w:sz w:val="24"/>
                <w:szCs w:val="24"/>
                <w:highlight w:val="white"/>
              </w:rPr>
              <w:t>nám</w:t>
            </w:r>
            <w:proofErr w:type="spellEnd"/>
            <w:r>
              <w:rPr>
                <w:color w:val="1F1F1F"/>
                <w:sz w:val="24"/>
                <w:szCs w:val="24"/>
                <w:highlight w:val="white"/>
              </w:rPr>
              <w:t>. 1, DS kk8bxef</w:t>
            </w:r>
          </w:p>
        </w:tc>
        <w:tc>
          <w:tcPr>
            <w:tcW w:w="1477" w:type="dxa"/>
            <w:tcBorders>
              <w:top w:val="nil"/>
              <w:left w:val="nil"/>
              <w:bottom w:val="nil"/>
              <w:right w:val="nil"/>
            </w:tcBorders>
            <w:tcMar>
              <w:top w:w="100" w:type="dxa"/>
              <w:left w:w="100" w:type="dxa"/>
              <w:bottom w:w="100" w:type="dxa"/>
              <w:right w:w="100" w:type="dxa"/>
            </w:tcMar>
          </w:tcPr>
          <w:p w14:paraId="2B434304" w14:textId="77777777" w:rsidR="00F35B07" w:rsidRDefault="00000000">
            <w:pPr>
              <w:rPr>
                <w:color w:val="1F1F1F"/>
                <w:sz w:val="24"/>
                <w:szCs w:val="24"/>
                <w:highlight w:val="white"/>
              </w:rPr>
            </w:pPr>
            <w:r>
              <w:rPr>
                <w:color w:val="1F1F1F"/>
                <w:sz w:val="24"/>
                <w:szCs w:val="24"/>
                <w:highlight w:val="white"/>
              </w:rPr>
              <w:t>17</w:t>
            </w:r>
          </w:p>
        </w:tc>
        <w:tc>
          <w:tcPr>
            <w:tcW w:w="3218" w:type="dxa"/>
            <w:tcBorders>
              <w:top w:val="nil"/>
              <w:left w:val="nil"/>
              <w:bottom w:val="nil"/>
              <w:right w:val="nil"/>
            </w:tcBorders>
            <w:tcMar>
              <w:top w:w="100" w:type="dxa"/>
              <w:left w:w="100" w:type="dxa"/>
              <w:bottom w:w="100" w:type="dxa"/>
              <w:right w:w="100" w:type="dxa"/>
            </w:tcMar>
          </w:tcPr>
          <w:p w14:paraId="4E6EC3FF" w14:textId="77777777" w:rsidR="00F35B07" w:rsidRDefault="00000000">
            <w:pPr>
              <w:rPr>
                <w:color w:val="1F1F1F"/>
                <w:sz w:val="24"/>
                <w:szCs w:val="24"/>
                <w:highlight w:val="white"/>
              </w:rPr>
            </w:pPr>
            <w:proofErr w:type="spellStart"/>
            <w:r>
              <w:rPr>
                <w:color w:val="1F1F1F"/>
                <w:sz w:val="24"/>
                <w:szCs w:val="24"/>
                <w:highlight w:val="white"/>
              </w:rPr>
              <w:t>Pořadník</w:t>
            </w:r>
            <w:proofErr w:type="spellEnd"/>
            <w:r>
              <w:rPr>
                <w:color w:val="1F1F1F"/>
                <w:sz w:val="24"/>
                <w:szCs w:val="24"/>
                <w:highlight w:val="white"/>
              </w:rPr>
              <w:t xml:space="preserve"> - </w:t>
            </w:r>
            <w:proofErr w:type="spellStart"/>
            <w:r>
              <w:rPr>
                <w:color w:val="1F1F1F"/>
                <w:sz w:val="24"/>
                <w:szCs w:val="24"/>
                <w:highlight w:val="white"/>
              </w:rPr>
              <w:t>byty</w:t>
            </w:r>
            <w:proofErr w:type="spellEnd"/>
            <w:r>
              <w:rPr>
                <w:color w:val="1F1F1F"/>
                <w:sz w:val="24"/>
                <w:szCs w:val="24"/>
                <w:highlight w:val="white"/>
              </w:rPr>
              <w:t xml:space="preserve"> se </w:t>
            </w:r>
            <w:proofErr w:type="spellStart"/>
            <w:r>
              <w:rPr>
                <w:color w:val="1F1F1F"/>
                <w:sz w:val="24"/>
                <w:szCs w:val="24"/>
                <w:highlight w:val="white"/>
              </w:rPr>
              <w:t>nezveřejňují</w:t>
            </w:r>
            <w:proofErr w:type="spellEnd"/>
          </w:p>
        </w:tc>
        <w:tc>
          <w:tcPr>
            <w:tcW w:w="1105" w:type="dxa"/>
            <w:tcBorders>
              <w:top w:val="nil"/>
              <w:left w:val="nil"/>
              <w:bottom w:val="nil"/>
              <w:right w:val="nil"/>
            </w:tcBorders>
            <w:tcMar>
              <w:top w:w="100" w:type="dxa"/>
              <w:left w:w="100" w:type="dxa"/>
              <w:bottom w:w="100" w:type="dxa"/>
              <w:right w:w="100" w:type="dxa"/>
            </w:tcMar>
          </w:tcPr>
          <w:p w14:paraId="0A61FBC9" w14:textId="77777777" w:rsidR="00F35B07" w:rsidRDefault="00000000">
            <w:pPr>
              <w:rPr>
                <w:color w:val="1F1F1F"/>
                <w:sz w:val="24"/>
                <w:szCs w:val="24"/>
                <w:highlight w:val="white"/>
              </w:rPr>
            </w:pPr>
            <w:hyperlink r:id="rId60">
              <w:proofErr w:type="spellStart"/>
              <w:r>
                <w:rPr>
                  <w:color w:val="1155CC"/>
                  <w:sz w:val="24"/>
                  <w:szCs w:val="24"/>
                  <w:highlight w:val="white"/>
                  <w:u w:val="single"/>
                </w:rPr>
                <w:t>Pravidla</w:t>
              </w:r>
              <w:proofErr w:type="spellEnd"/>
            </w:hyperlink>
          </w:p>
        </w:tc>
      </w:tr>
      <w:tr w:rsidR="00F35B07" w14:paraId="26FEDE94" w14:textId="77777777">
        <w:trPr>
          <w:trHeight w:val="785"/>
        </w:trPr>
        <w:tc>
          <w:tcPr>
            <w:tcW w:w="1864" w:type="dxa"/>
            <w:tcBorders>
              <w:top w:val="nil"/>
              <w:left w:val="nil"/>
              <w:bottom w:val="nil"/>
              <w:right w:val="nil"/>
            </w:tcBorders>
            <w:tcMar>
              <w:top w:w="100" w:type="dxa"/>
              <w:left w:w="100" w:type="dxa"/>
              <w:bottom w:w="100" w:type="dxa"/>
              <w:right w:w="100" w:type="dxa"/>
            </w:tcMar>
          </w:tcPr>
          <w:p w14:paraId="17287609" w14:textId="77777777" w:rsidR="00F35B07" w:rsidRDefault="00000000">
            <w:pPr>
              <w:rPr>
                <w:color w:val="1F1F1F"/>
                <w:sz w:val="24"/>
                <w:szCs w:val="24"/>
                <w:highlight w:val="white"/>
              </w:rPr>
            </w:pPr>
            <w:r>
              <w:rPr>
                <w:color w:val="1F1F1F"/>
                <w:sz w:val="24"/>
                <w:szCs w:val="24"/>
                <w:highlight w:val="white"/>
              </w:rPr>
              <w:t>Brno-</w:t>
            </w:r>
            <w:proofErr w:type="spellStart"/>
            <w:r>
              <w:rPr>
                <w:color w:val="1F1F1F"/>
                <w:sz w:val="24"/>
                <w:szCs w:val="24"/>
                <w:highlight w:val="white"/>
              </w:rPr>
              <w:t>Bohunice</w:t>
            </w:r>
            <w:proofErr w:type="spellEnd"/>
          </w:p>
        </w:tc>
        <w:tc>
          <w:tcPr>
            <w:tcW w:w="2221" w:type="dxa"/>
            <w:tcBorders>
              <w:top w:val="nil"/>
              <w:left w:val="nil"/>
              <w:bottom w:val="nil"/>
              <w:right w:val="nil"/>
            </w:tcBorders>
            <w:tcMar>
              <w:top w:w="100" w:type="dxa"/>
              <w:left w:w="100" w:type="dxa"/>
              <w:bottom w:w="100" w:type="dxa"/>
              <w:right w:w="100" w:type="dxa"/>
            </w:tcMar>
          </w:tcPr>
          <w:p w14:paraId="0644F7F0" w14:textId="77777777" w:rsidR="00F35B07" w:rsidRDefault="00000000">
            <w:pPr>
              <w:rPr>
                <w:color w:val="1F1F1F"/>
                <w:sz w:val="24"/>
                <w:szCs w:val="24"/>
                <w:highlight w:val="white"/>
              </w:rPr>
            </w:pPr>
            <w:r>
              <w:rPr>
                <w:color w:val="1F1F1F"/>
                <w:sz w:val="24"/>
                <w:szCs w:val="24"/>
                <w:highlight w:val="white"/>
              </w:rPr>
              <w:t>Dlouhá 3, DS hm2byk9</w:t>
            </w:r>
          </w:p>
        </w:tc>
        <w:tc>
          <w:tcPr>
            <w:tcW w:w="1477" w:type="dxa"/>
            <w:tcBorders>
              <w:top w:val="nil"/>
              <w:left w:val="nil"/>
              <w:bottom w:val="nil"/>
              <w:right w:val="nil"/>
            </w:tcBorders>
            <w:tcMar>
              <w:top w:w="100" w:type="dxa"/>
              <w:left w:w="100" w:type="dxa"/>
              <w:bottom w:w="100" w:type="dxa"/>
              <w:right w:w="100" w:type="dxa"/>
            </w:tcMar>
          </w:tcPr>
          <w:p w14:paraId="1EE85C4D" w14:textId="77777777" w:rsidR="00F35B07" w:rsidRDefault="00000000">
            <w:pPr>
              <w:rPr>
                <w:color w:val="1F1F1F"/>
                <w:sz w:val="24"/>
                <w:szCs w:val="24"/>
                <w:highlight w:val="white"/>
              </w:rPr>
            </w:pPr>
            <w:r>
              <w:rPr>
                <w:color w:val="1F1F1F"/>
                <w:sz w:val="24"/>
                <w:szCs w:val="24"/>
                <w:highlight w:val="white"/>
              </w:rPr>
              <w:t>47</w:t>
            </w:r>
          </w:p>
        </w:tc>
        <w:tc>
          <w:tcPr>
            <w:tcW w:w="3218" w:type="dxa"/>
            <w:tcBorders>
              <w:top w:val="nil"/>
              <w:left w:val="nil"/>
              <w:bottom w:val="nil"/>
              <w:right w:val="nil"/>
            </w:tcBorders>
            <w:tcMar>
              <w:top w:w="100" w:type="dxa"/>
              <w:left w:w="100" w:type="dxa"/>
              <w:bottom w:w="100" w:type="dxa"/>
              <w:right w:w="100" w:type="dxa"/>
            </w:tcMar>
          </w:tcPr>
          <w:p w14:paraId="5329AC98" w14:textId="77777777" w:rsidR="00F35B07" w:rsidRDefault="00000000">
            <w:pPr>
              <w:rPr>
                <w:color w:val="1F1F1F"/>
                <w:sz w:val="24"/>
                <w:szCs w:val="24"/>
                <w:highlight w:val="white"/>
              </w:rPr>
            </w:pPr>
            <w:proofErr w:type="spellStart"/>
            <w:r>
              <w:rPr>
                <w:color w:val="1F1F1F"/>
                <w:sz w:val="24"/>
                <w:szCs w:val="24"/>
                <w:highlight w:val="white"/>
              </w:rPr>
              <w:t>Aktuálně</w:t>
            </w:r>
            <w:proofErr w:type="spellEnd"/>
            <w:r>
              <w:rPr>
                <w:color w:val="1F1F1F"/>
                <w:sz w:val="24"/>
                <w:szCs w:val="24"/>
                <w:highlight w:val="white"/>
              </w:rPr>
              <w:t xml:space="preserve"> </w:t>
            </w:r>
            <w:proofErr w:type="spellStart"/>
            <w:r>
              <w:rPr>
                <w:color w:val="1F1F1F"/>
                <w:sz w:val="24"/>
                <w:szCs w:val="24"/>
                <w:highlight w:val="white"/>
              </w:rPr>
              <w:t>nepřijímá</w:t>
            </w:r>
            <w:proofErr w:type="spellEnd"/>
            <w:r>
              <w:rPr>
                <w:color w:val="1F1F1F"/>
                <w:sz w:val="24"/>
                <w:szCs w:val="24"/>
                <w:highlight w:val="white"/>
              </w:rPr>
              <w:t xml:space="preserve"> </w:t>
            </w:r>
            <w:proofErr w:type="spellStart"/>
            <w:r>
              <w:rPr>
                <w:color w:val="1F1F1F"/>
                <w:sz w:val="24"/>
                <w:szCs w:val="24"/>
                <w:highlight w:val="white"/>
              </w:rPr>
              <w:t>nové</w:t>
            </w:r>
            <w:proofErr w:type="spellEnd"/>
            <w:r>
              <w:rPr>
                <w:color w:val="1F1F1F"/>
                <w:sz w:val="24"/>
                <w:szCs w:val="24"/>
                <w:highlight w:val="white"/>
              </w:rPr>
              <w:t xml:space="preserve"> </w:t>
            </w:r>
            <w:proofErr w:type="spellStart"/>
            <w:r>
              <w:rPr>
                <w:color w:val="1F1F1F"/>
                <w:sz w:val="24"/>
                <w:szCs w:val="24"/>
                <w:highlight w:val="white"/>
              </w:rPr>
              <w:t>žádosti</w:t>
            </w:r>
            <w:proofErr w:type="spellEnd"/>
          </w:p>
        </w:tc>
        <w:tc>
          <w:tcPr>
            <w:tcW w:w="1105" w:type="dxa"/>
            <w:tcBorders>
              <w:top w:val="nil"/>
              <w:left w:val="nil"/>
              <w:bottom w:val="nil"/>
              <w:right w:val="nil"/>
            </w:tcBorders>
            <w:tcMar>
              <w:top w:w="100" w:type="dxa"/>
              <w:left w:w="100" w:type="dxa"/>
              <w:bottom w:w="100" w:type="dxa"/>
              <w:right w:w="100" w:type="dxa"/>
            </w:tcMar>
          </w:tcPr>
          <w:p w14:paraId="00CF2D06" w14:textId="77777777" w:rsidR="00F35B07" w:rsidRDefault="00000000">
            <w:pPr>
              <w:rPr>
                <w:color w:val="1F1F1F"/>
                <w:sz w:val="24"/>
                <w:szCs w:val="24"/>
                <w:highlight w:val="white"/>
              </w:rPr>
            </w:pPr>
            <w:r>
              <w:rPr>
                <w:color w:val="1F1F1F"/>
                <w:sz w:val="24"/>
                <w:szCs w:val="24"/>
                <w:highlight w:val="white"/>
              </w:rPr>
              <w:t>-</w:t>
            </w:r>
          </w:p>
        </w:tc>
      </w:tr>
      <w:tr w:rsidR="00F35B07" w14:paraId="30E13466" w14:textId="77777777">
        <w:trPr>
          <w:trHeight w:val="785"/>
        </w:trPr>
        <w:tc>
          <w:tcPr>
            <w:tcW w:w="1864" w:type="dxa"/>
            <w:tcBorders>
              <w:top w:val="nil"/>
              <w:left w:val="nil"/>
              <w:bottom w:val="nil"/>
              <w:right w:val="nil"/>
            </w:tcBorders>
            <w:tcMar>
              <w:top w:w="100" w:type="dxa"/>
              <w:left w:w="100" w:type="dxa"/>
              <w:bottom w:w="100" w:type="dxa"/>
              <w:right w:w="100" w:type="dxa"/>
            </w:tcMar>
          </w:tcPr>
          <w:p w14:paraId="1AAD8B5E" w14:textId="77777777" w:rsidR="00F35B07" w:rsidRDefault="00000000">
            <w:pPr>
              <w:rPr>
                <w:color w:val="1F1F1F"/>
                <w:sz w:val="24"/>
                <w:szCs w:val="24"/>
                <w:highlight w:val="white"/>
              </w:rPr>
            </w:pPr>
            <w:r>
              <w:rPr>
                <w:color w:val="1F1F1F"/>
                <w:sz w:val="24"/>
                <w:szCs w:val="24"/>
                <w:highlight w:val="white"/>
              </w:rPr>
              <w:t>Brno-</w:t>
            </w:r>
            <w:proofErr w:type="spellStart"/>
            <w:r>
              <w:rPr>
                <w:color w:val="1F1F1F"/>
                <w:sz w:val="24"/>
                <w:szCs w:val="24"/>
                <w:highlight w:val="white"/>
              </w:rPr>
              <w:t>Tuřany</w:t>
            </w:r>
            <w:proofErr w:type="spellEnd"/>
          </w:p>
        </w:tc>
        <w:tc>
          <w:tcPr>
            <w:tcW w:w="2221" w:type="dxa"/>
            <w:tcBorders>
              <w:top w:val="nil"/>
              <w:left w:val="nil"/>
              <w:bottom w:val="nil"/>
              <w:right w:val="nil"/>
            </w:tcBorders>
            <w:tcMar>
              <w:top w:w="100" w:type="dxa"/>
              <w:left w:w="100" w:type="dxa"/>
              <w:bottom w:w="100" w:type="dxa"/>
              <w:right w:w="100" w:type="dxa"/>
            </w:tcMar>
          </w:tcPr>
          <w:p w14:paraId="0EC84B96" w14:textId="77777777" w:rsidR="00F35B07" w:rsidRDefault="00000000">
            <w:pPr>
              <w:rPr>
                <w:color w:val="1F1F1F"/>
                <w:sz w:val="24"/>
                <w:szCs w:val="24"/>
                <w:highlight w:val="white"/>
              </w:rPr>
            </w:pPr>
            <w:proofErr w:type="spellStart"/>
            <w:r>
              <w:rPr>
                <w:color w:val="1F1F1F"/>
                <w:sz w:val="24"/>
                <w:szCs w:val="24"/>
                <w:highlight w:val="white"/>
              </w:rPr>
              <w:t>Tuřanské</w:t>
            </w:r>
            <w:proofErr w:type="spellEnd"/>
            <w:r>
              <w:rPr>
                <w:color w:val="1F1F1F"/>
                <w:sz w:val="24"/>
                <w:szCs w:val="24"/>
                <w:highlight w:val="white"/>
              </w:rPr>
              <w:t xml:space="preserve"> </w:t>
            </w:r>
            <w:proofErr w:type="spellStart"/>
            <w:r>
              <w:rPr>
                <w:color w:val="1F1F1F"/>
                <w:sz w:val="24"/>
                <w:szCs w:val="24"/>
                <w:highlight w:val="white"/>
              </w:rPr>
              <w:t>nám</w:t>
            </w:r>
            <w:proofErr w:type="spellEnd"/>
            <w:r>
              <w:rPr>
                <w:color w:val="1F1F1F"/>
                <w:sz w:val="24"/>
                <w:szCs w:val="24"/>
                <w:highlight w:val="white"/>
              </w:rPr>
              <w:t>. 1, DS f9ubyek</w:t>
            </w:r>
          </w:p>
        </w:tc>
        <w:tc>
          <w:tcPr>
            <w:tcW w:w="1477" w:type="dxa"/>
            <w:tcBorders>
              <w:top w:val="nil"/>
              <w:left w:val="nil"/>
              <w:bottom w:val="nil"/>
              <w:right w:val="nil"/>
            </w:tcBorders>
            <w:tcMar>
              <w:top w:w="100" w:type="dxa"/>
              <w:left w:w="100" w:type="dxa"/>
              <w:bottom w:w="100" w:type="dxa"/>
              <w:right w:w="100" w:type="dxa"/>
            </w:tcMar>
          </w:tcPr>
          <w:p w14:paraId="35087EB1" w14:textId="77777777" w:rsidR="00F35B07" w:rsidRDefault="00000000">
            <w:pPr>
              <w:rPr>
                <w:color w:val="1F1F1F"/>
                <w:sz w:val="24"/>
                <w:szCs w:val="24"/>
                <w:highlight w:val="white"/>
              </w:rPr>
            </w:pPr>
            <w:r>
              <w:rPr>
                <w:color w:val="1F1F1F"/>
                <w:sz w:val="24"/>
                <w:szCs w:val="24"/>
                <w:highlight w:val="white"/>
              </w:rPr>
              <w:t>5</w:t>
            </w:r>
          </w:p>
        </w:tc>
        <w:tc>
          <w:tcPr>
            <w:tcW w:w="3218" w:type="dxa"/>
            <w:tcBorders>
              <w:top w:val="nil"/>
              <w:left w:val="nil"/>
              <w:bottom w:val="nil"/>
              <w:right w:val="nil"/>
            </w:tcBorders>
            <w:tcMar>
              <w:top w:w="100" w:type="dxa"/>
              <w:left w:w="100" w:type="dxa"/>
              <w:bottom w:w="100" w:type="dxa"/>
              <w:right w:w="100" w:type="dxa"/>
            </w:tcMar>
          </w:tcPr>
          <w:p w14:paraId="21F1092F" w14:textId="77777777" w:rsidR="00F35B07" w:rsidRDefault="00000000">
            <w:pPr>
              <w:rPr>
                <w:color w:val="1F1F1F"/>
                <w:sz w:val="24"/>
                <w:szCs w:val="24"/>
                <w:highlight w:val="white"/>
              </w:rPr>
            </w:pPr>
            <w:proofErr w:type="spellStart"/>
            <w:r>
              <w:rPr>
                <w:color w:val="1F1F1F"/>
                <w:sz w:val="24"/>
                <w:szCs w:val="24"/>
                <w:highlight w:val="white"/>
              </w:rPr>
              <w:t>Aktuálně</w:t>
            </w:r>
            <w:proofErr w:type="spellEnd"/>
            <w:r>
              <w:rPr>
                <w:color w:val="1F1F1F"/>
                <w:sz w:val="24"/>
                <w:szCs w:val="24"/>
                <w:highlight w:val="white"/>
              </w:rPr>
              <w:t xml:space="preserve"> </w:t>
            </w:r>
            <w:proofErr w:type="spellStart"/>
            <w:r>
              <w:rPr>
                <w:color w:val="1F1F1F"/>
                <w:sz w:val="24"/>
                <w:szCs w:val="24"/>
                <w:highlight w:val="white"/>
              </w:rPr>
              <w:t>nepřijímá</w:t>
            </w:r>
            <w:proofErr w:type="spellEnd"/>
            <w:r>
              <w:rPr>
                <w:color w:val="1F1F1F"/>
                <w:sz w:val="24"/>
                <w:szCs w:val="24"/>
                <w:highlight w:val="white"/>
              </w:rPr>
              <w:t xml:space="preserve"> </w:t>
            </w:r>
            <w:proofErr w:type="spellStart"/>
            <w:r>
              <w:rPr>
                <w:color w:val="1F1F1F"/>
                <w:sz w:val="24"/>
                <w:szCs w:val="24"/>
                <w:highlight w:val="white"/>
              </w:rPr>
              <w:t>nové</w:t>
            </w:r>
            <w:proofErr w:type="spellEnd"/>
            <w:r>
              <w:rPr>
                <w:color w:val="1F1F1F"/>
                <w:sz w:val="24"/>
                <w:szCs w:val="24"/>
                <w:highlight w:val="white"/>
              </w:rPr>
              <w:t xml:space="preserve"> </w:t>
            </w:r>
            <w:proofErr w:type="spellStart"/>
            <w:r>
              <w:rPr>
                <w:color w:val="1F1F1F"/>
                <w:sz w:val="24"/>
                <w:szCs w:val="24"/>
                <w:highlight w:val="white"/>
              </w:rPr>
              <w:t>žádosti</w:t>
            </w:r>
            <w:proofErr w:type="spellEnd"/>
          </w:p>
        </w:tc>
        <w:tc>
          <w:tcPr>
            <w:tcW w:w="1105" w:type="dxa"/>
            <w:tcBorders>
              <w:top w:val="nil"/>
              <w:left w:val="nil"/>
              <w:bottom w:val="nil"/>
              <w:right w:val="nil"/>
            </w:tcBorders>
            <w:tcMar>
              <w:top w:w="100" w:type="dxa"/>
              <w:left w:w="100" w:type="dxa"/>
              <w:bottom w:w="100" w:type="dxa"/>
              <w:right w:w="100" w:type="dxa"/>
            </w:tcMar>
          </w:tcPr>
          <w:p w14:paraId="36FA06BC" w14:textId="77777777" w:rsidR="00F35B07" w:rsidRDefault="00000000">
            <w:pPr>
              <w:rPr>
                <w:color w:val="1F1F1F"/>
                <w:sz w:val="24"/>
                <w:szCs w:val="24"/>
                <w:highlight w:val="white"/>
              </w:rPr>
            </w:pPr>
            <w:r>
              <w:rPr>
                <w:color w:val="1F1F1F"/>
                <w:sz w:val="24"/>
                <w:szCs w:val="24"/>
                <w:highlight w:val="white"/>
              </w:rPr>
              <w:t>-</w:t>
            </w:r>
          </w:p>
        </w:tc>
      </w:tr>
    </w:tbl>
    <w:p w14:paraId="4AA403F9" w14:textId="77777777" w:rsidR="00F35B07" w:rsidRDefault="00000000">
      <w:pPr>
        <w:spacing w:before="240" w:after="240"/>
        <w:rPr>
          <w:color w:val="1F1F1F"/>
          <w:sz w:val="24"/>
          <w:szCs w:val="24"/>
          <w:highlight w:val="white"/>
        </w:rPr>
      </w:pPr>
      <w:proofErr w:type="spellStart"/>
      <w:r>
        <w:rPr>
          <w:color w:val="1F1F1F"/>
          <w:sz w:val="24"/>
          <w:szCs w:val="24"/>
          <w:highlight w:val="white"/>
        </w:rPr>
        <w:t>Počty</w:t>
      </w:r>
      <w:proofErr w:type="spellEnd"/>
      <w:r>
        <w:rPr>
          <w:color w:val="1F1F1F"/>
          <w:sz w:val="24"/>
          <w:szCs w:val="24"/>
          <w:highlight w:val="white"/>
        </w:rPr>
        <w:t xml:space="preserve"> </w:t>
      </w:r>
      <w:proofErr w:type="spellStart"/>
      <w:r>
        <w:rPr>
          <w:color w:val="1F1F1F"/>
          <w:sz w:val="24"/>
          <w:szCs w:val="24"/>
          <w:highlight w:val="white"/>
        </w:rPr>
        <w:t>bytů</w:t>
      </w:r>
      <w:proofErr w:type="spellEnd"/>
      <w:r>
        <w:rPr>
          <w:color w:val="1F1F1F"/>
          <w:sz w:val="24"/>
          <w:szCs w:val="24"/>
          <w:highlight w:val="white"/>
        </w:rPr>
        <w:t xml:space="preserve"> </w:t>
      </w:r>
      <w:proofErr w:type="spellStart"/>
      <w:r>
        <w:rPr>
          <w:color w:val="1F1F1F"/>
          <w:sz w:val="24"/>
          <w:szCs w:val="24"/>
          <w:highlight w:val="white"/>
        </w:rPr>
        <w:t>odpovídají</w:t>
      </w:r>
      <w:proofErr w:type="spellEnd"/>
      <w:r>
        <w:rPr>
          <w:color w:val="1F1F1F"/>
          <w:sz w:val="24"/>
          <w:szCs w:val="24"/>
          <w:highlight w:val="white"/>
        </w:rPr>
        <w:t xml:space="preserve"> </w:t>
      </w:r>
      <w:proofErr w:type="spellStart"/>
      <w:r>
        <w:rPr>
          <w:color w:val="1F1F1F"/>
          <w:sz w:val="24"/>
          <w:szCs w:val="24"/>
          <w:highlight w:val="white"/>
        </w:rPr>
        <w:t>celkovému</w:t>
      </w:r>
      <w:proofErr w:type="spellEnd"/>
      <w:r>
        <w:rPr>
          <w:color w:val="1F1F1F"/>
          <w:sz w:val="24"/>
          <w:szCs w:val="24"/>
          <w:highlight w:val="white"/>
        </w:rPr>
        <w:t xml:space="preserve"> </w:t>
      </w:r>
      <w:proofErr w:type="spellStart"/>
      <w:r>
        <w:rPr>
          <w:color w:val="1F1F1F"/>
          <w:sz w:val="24"/>
          <w:szCs w:val="24"/>
          <w:highlight w:val="white"/>
        </w:rPr>
        <w:t>bytovému</w:t>
      </w:r>
      <w:proofErr w:type="spellEnd"/>
      <w:r>
        <w:rPr>
          <w:color w:val="1F1F1F"/>
          <w:sz w:val="24"/>
          <w:szCs w:val="24"/>
          <w:highlight w:val="white"/>
        </w:rPr>
        <w:t xml:space="preserve"> fondu </w:t>
      </w:r>
      <w:proofErr w:type="spellStart"/>
      <w:r>
        <w:rPr>
          <w:color w:val="1F1F1F"/>
          <w:sz w:val="24"/>
          <w:szCs w:val="24"/>
          <w:highlight w:val="white"/>
        </w:rPr>
        <w:t>ve</w:t>
      </w:r>
      <w:proofErr w:type="spellEnd"/>
      <w:r>
        <w:rPr>
          <w:color w:val="1F1F1F"/>
          <w:sz w:val="24"/>
          <w:szCs w:val="24"/>
          <w:highlight w:val="white"/>
        </w:rPr>
        <w:t xml:space="preserve"> </w:t>
      </w:r>
      <w:proofErr w:type="spellStart"/>
      <w:r>
        <w:rPr>
          <w:color w:val="1F1F1F"/>
          <w:sz w:val="24"/>
          <w:szCs w:val="24"/>
          <w:highlight w:val="white"/>
        </w:rPr>
        <w:t>správě</w:t>
      </w:r>
      <w:proofErr w:type="spellEnd"/>
      <w:r>
        <w:rPr>
          <w:color w:val="1F1F1F"/>
          <w:sz w:val="24"/>
          <w:szCs w:val="24"/>
          <w:highlight w:val="white"/>
        </w:rPr>
        <w:t xml:space="preserve"> </w:t>
      </w:r>
      <w:proofErr w:type="spellStart"/>
      <w:r>
        <w:rPr>
          <w:color w:val="1F1F1F"/>
          <w:sz w:val="24"/>
          <w:szCs w:val="24"/>
          <w:highlight w:val="white"/>
        </w:rPr>
        <w:t>dané</w:t>
      </w:r>
      <w:proofErr w:type="spellEnd"/>
      <w:r>
        <w:rPr>
          <w:color w:val="1F1F1F"/>
          <w:sz w:val="24"/>
          <w:szCs w:val="24"/>
          <w:highlight w:val="white"/>
        </w:rPr>
        <w:t xml:space="preserve"> </w:t>
      </w:r>
      <w:proofErr w:type="spellStart"/>
      <w:r>
        <w:rPr>
          <w:color w:val="1F1F1F"/>
          <w:sz w:val="24"/>
          <w:szCs w:val="24"/>
          <w:highlight w:val="white"/>
        </w:rPr>
        <w:t>části</w:t>
      </w:r>
      <w:proofErr w:type="spellEnd"/>
      <w:r>
        <w:rPr>
          <w:color w:val="1F1F1F"/>
          <w:sz w:val="24"/>
          <w:szCs w:val="24"/>
          <w:highlight w:val="white"/>
        </w:rPr>
        <w:t xml:space="preserve"> (</w:t>
      </w:r>
      <w:proofErr w:type="spellStart"/>
      <w:r>
        <w:rPr>
          <w:color w:val="1F1F1F"/>
          <w:sz w:val="24"/>
          <w:szCs w:val="24"/>
          <w:highlight w:val="white"/>
        </w:rPr>
        <w:t>nejde</w:t>
      </w:r>
      <w:proofErr w:type="spellEnd"/>
      <w:r>
        <w:rPr>
          <w:color w:val="1F1F1F"/>
          <w:sz w:val="24"/>
          <w:szCs w:val="24"/>
          <w:highlight w:val="white"/>
        </w:rPr>
        <w:t xml:space="preserve"> o </w:t>
      </w:r>
      <w:proofErr w:type="spellStart"/>
      <w:r>
        <w:rPr>
          <w:color w:val="1F1F1F"/>
          <w:sz w:val="24"/>
          <w:szCs w:val="24"/>
          <w:highlight w:val="white"/>
        </w:rPr>
        <w:t>počet</w:t>
      </w:r>
      <w:proofErr w:type="spellEnd"/>
      <w:r>
        <w:rPr>
          <w:color w:val="1F1F1F"/>
          <w:sz w:val="24"/>
          <w:szCs w:val="24"/>
          <w:highlight w:val="white"/>
        </w:rPr>
        <w:t xml:space="preserve"> </w:t>
      </w:r>
      <w:proofErr w:type="spellStart"/>
      <w:r>
        <w:rPr>
          <w:color w:val="1F1F1F"/>
          <w:sz w:val="24"/>
          <w:szCs w:val="24"/>
          <w:highlight w:val="white"/>
        </w:rPr>
        <w:t>volných</w:t>
      </w:r>
      <w:proofErr w:type="spellEnd"/>
      <w:r>
        <w:rPr>
          <w:color w:val="1F1F1F"/>
          <w:sz w:val="24"/>
          <w:szCs w:val="24"/>
          <w:highlight w:val="white"/>
        </w:rPr>
        <w:t xml:space="preserve"> </w:t>
      </w:r>
      <w:proofErr w:type="spellStart"/>
      <w:r>
        <w:rPr>
          <w:color w:val="1F1F1F"/>
          <w:sz w:val="24"/>
          <w:szCs w:val="24"/>
          <w:highlight w:val="white"/>
        </w:rPr>
        <w:t>bytů</w:t>
      </w:r>
      <w:proofErr w:type="spellEnd"/>
      <w:r>
        <w:rPr>
          <w:color w:val="1F1F1F"/>
          <w:sz w:val="24"/>
          <w:szCs w:val="24"/>
          <w:highlight w:val="white"/>
        </w:rPr>
        <w:t xml:space="preserve">); </w:t>
      </w:r>
      <w:proofErr w:type="spellStart"/>
      <w:r>
        <w:rPr>
          <w:color w:val="1F1F1F"/>
          <w:sz w:val="24"/>
          <w:szCs w:val="24"/>
          <w:highlight w:val="white"/>
        </w:rPr>
        <w:t>ke</w:t>
      </w:r>
      <w:proofErr w:type="spellEnd"/>
      <w:r>
        <w:rPr>
          <w:color w:val="1F1F1F"/>
          <w:sz w:val="24"/>
          <w:szCs w:val="24"/>
          <w:highlight w:val="white"/>
        </w:rPr>
        <w:t xml:space="preserve"> </w:t>
      </w:r>
      <w:proofErr w:type="spellStart"/>
      <w:r>
        <w:rPr>
          <w:color w:val="1F1F1F"/>
          <w:sz w:val="24"/>
          <w:szCs w:val="24"/>
          <w:highlight w:val="white"/>
        </w:rPr>
        <w:t>dni</w:t>
      </w:r>
      <w:proofErr w:type="spellEnd"/>
      <w:r>
        <w:rPr>
          <w:color w:val="1F1F1F"/>
          <w:sz w:val="24"/>
          <w:szCs w:val="24"/>
          <w:highlight w:val="white"/>
        </w:rPr>
        <w:t xml:space="preserve"> 31. 12. 2025. Pro </w:t>
      </w:r>
      <w:proofErr w:type="spellStart"/>
      <w:r>
        <w:rPr>
          <w:color w:val="1F1F1F"/>
          <w:sz w:val="24"/>
          <w:szCs w:val="24"/>
          <w:highlight w:val="white"/>
        </w:rPr>
        <w:t>celkový</w:t>
      </w:r>
      <w:proofErr w:type="spellEnd"/>
      <w:r>
        <w:rPr>
          <w:color w:val="1F1F1F"/>
          <w:sz w:val="24"/>
          <w:szCs w:val="24"/>
          <w:highlight w:val="white"/>
        </w:rPr>
        <w:t xml:space="preserve"> </w:t>
      </w:r>
      <w:proofErr w:type="spellStart"/>
      <w:r>
        <w:rPr>
          <w:color w:val="1F1F1F"/>
          <w:sz w:val="24"/>
          <w:szCs w:val="24"/>
          <w:highlight w:val="white"/>
        </w:rPr>
        <w:t>obrázek</w:t>
      </w:r>
      <w:proofErr w:type="spellEnd"/>
      <w:r>
        <w:rPr>
          <w:color w:val="1F1F1F"/>
          <w:sz w:val="24"/>
          <w:szCs w:val="24"/>
          <w:highlight w:val="white"/>
        </w:rPr>
        <w:t xml:space="preserve">: </w:t>
      </w:r>
      <w:proofErr w:type="spellStart"/>
      <w:r>
        <w:rPr>
          <w:color w:val="1F1F1F"/>
          <w:sz w:val="24"/>
          <w:szCs w:val="24"/>
          <w:highlight w:val="white"/>
        </w:rPr>
        <w:t>město</w:t>
      </w:r>
      <w:proofErr w:type="spellEnd"/>
      <w:r>
        <w:rPr>
          <w:color w:val="1F1F1F"/>
          <w:sz w:val="24"/>
          <w:szCs w:val="24"/>
          <w:highlight w:val="white"/>
        </w:rPr>
        <w:t xml:space="preserve"> </w:t>
      </w:r>
      <w:proofErr w:type="spellStart"/>
      <w:r>
        <w:rPr>
          <w:color w:val="1F1F1F"/>
          <w:sz w:val="24"/>
          <w:szCs w:val="24"/>
          <w:highlight w:val="white"/>
        </w:rPr>
        <w:t>spravovalo</w:t>
      </w:r>
      <w:proofErr w:type="spellEnd"/>
      <w:r>
        <w:rPr>
          <w:color w:val="1F1F1F"/>
          <w:sz w:val="24"/>
          <w:szCs w:val="24"/>
          <w:highlight w:val="white"/>
        </w:rPr>
        <w:t xml:space="preserve"> k </w:t>
      </w:r>
      <w:proofErr w:type="spellStart"/>
      <w:r>
        <w:rPr>
          <w:color w:val="1F1F1F"/>
          <w:sz w:val="24"/>
          <w:szCs w:val="24"/>
          <w:highlight w:val="white"/>
        </w:rPr>
        <w:t>tomuto</w:t>
      </w:r>
      <w:proofErr w:type="spellEnd"/>
      <w:r>
        <w:rPr>
          <w:color w:val="1F1F1F"/>
          <w:sz w:val="24"/>
          <w:szCs w:val="24"/>
          <w:highlight w:val="white"/>
        </w:rPr>
        <w:t xml:space="preserve"> datu 27 039 </w:t>
      </w:r>
      <w:proofErr w:type="spellStart"/>
      <w:r>
        <w:rPr>
          <w:color w:val="1F1F1F"/>
          <w:sz w:val="24"/>
          <w:szCs w:val="24"/>
          <w:highlight w:val="white"/>
        </w:rPr>
        <w:t>bytových</w:t>
      </w:r>
      <w:proofErr w:type="spellEnd"/>
      <w:r>
        <w:rPr>
          <w:color w:val="1F1F1F"/>
          <w:sz w:val="24"/>
          <w:szCs w:val="24"/>
          <w:highlight w:val="white"/>
        </w:rPr>
        <w:t xml:space="preserve"> </w:t>
      </w:r>
      <w:proofErr w:type="spellStart"/>
      <w:r>
        <w:rPr>
          <w:color w:val="1F1F1F"/>
          <w:sz w:val="24"/>
          <w:szCs w:val="24"/>
          <w:highlight w:val="white"/>
        </w:rPr>
        <w:t>jednotek</w:t>
      </w:r>
      <w:proofErr w:type="spellEnd"/>
      <w:r>
        <w:rPr>
          <w:color w:val="1F1F1F"/>
          <w:sz w:val="24"/>
          <w:szCs w:val="24"/>
          <w:highlight w:val="white"/>
        </w:rPr>
        <w:t xml:space="preserve">, z toho 1 531 </w:t>
      </w:r>
      <w:proofErr w:type="spellStart"/>
      <w:r>
        <w:rPr>
          <w:color w:val="1F1F1F"/>
          <w:sz w:val="24"/>
          <w:szCs w:val="24"/>
          <w:highlight w:val="white"/>
        </w:rPr>
        <w:t>neobsazených</w:t>
      </w:r>
      <w:proofErr w:type="spellEnd"/>
      <w:r>
        <w:rPr>
          <w:color w:val="1F1F1F"/>
          <w:sz w:val="24"/>
          <w:szCs w:val="24"/>
          <w:highlight w:val="white"/>
        </w:rPr>
        <w:t>.</w:t>
      </w:r>
    </w:p>
    <w:p w14:paraId="113935E9" w14:textId="77777777" w:rsidR="00F35B07" w:rsidRDefault="00000000">
      <w:pPr>
        <w:spacing w:before="240" w:after="240"/>
      </w:pPr>
      <w:r>
        <w:rPr>
          <w:i/>
          <w:iCs/>
          <w:color w:val="1F1F1F"/>
          <w:sz w:val="24"/>
          <w:szCs w:val="24"/>
          <w:highlight w:val="white"/>
        </w:rPr>
        <w:t xml:space="preserve">[DOPLNIT - </w:t>
      </w:r>
      <w:proofErr w:type="spellStart"/>
      <w:r>
        <w:rPr>
          <w:i/>
          <w:iCs/>
          <w:color w:val="1F1F1F"/>
          <w:sz w:val="24"/>
          <w:szCs w:val="24"/>
          <w:highlight w:val="white"/>
        </w:rPr>
        <w:t>politická</w:t>
      </w:r>
      <w:proofErr w:type="spellEnd"/>
      <w:r>
        <w:rPr>
          <w:i/>
          <w:iCs/>
          <w:color w:val="1F1F1F"/>
          <w:sz w:val="24"/>
          <w:szCs w:val="24"/>
          <w:highlight w:val="white"/>
        </w:rPr>
        <w:t xml:space="preserve"> message o </w:t>
      </w:r>
      <w:proofErr w:type="spellStart"/>
      <w:r>
        <w:rPr>
          <w:i/>
          <w:iCs/>
          <w:color w:val="1F1F1F"/>
          <w:sz w:val="24"/>
          <w:szCs w:val="24"/>
          <w:highlight w:val="white"/>
        </w:rPr>
        <w:t>neobsazených</w:t>
      </w:r>
      <w:proofErr w:type="spellEnd"/>
      <w:r>
        <w:rPr>
          <w:i/>
          <w:iCs/>
          <w:color w:val="1F1F1F"/>
          <w:sz w:val="24"/>
          <w:szCs w:val="24"/>
          <w:highlight w:val="white"/>
        </w:rPr>
        <w:t xml:space="preserve"> </w:t>
      </w:r>
      <w:proofErr w:type="spellStart"/>
      <w:r>
        <w:rPr>
          <w:i/>
          <w:iCs/>
          <w:color w:val="1F1F1F"/>
          <w:sz w:val="24"/>
          <w:szCs w:val="24"/>
          <w:highlight w:val="white"/>
        </w:rPr>
        <w:t>bytech</w:t>
      </w:r>
      <w:proofErr w:type="spellEnd"/>
      <w:r>
        <w:rPr>
          <w:i/>
          <w:iCs/>
          <w:color w:val="1F1F1F"/>
          <w:sz w:val="24"/>
          <w:szCs w:val="24"/>
          <w:highlight w:val="white"/>
        </w:rPr>
        <w:t>]</w:t>
      </w:r>
    </w:p>
    <w:sectPr w:rsidR="00F35B07">
      <w:pgSz w:w="11906" w:h="16838"/>
      <w:pgMar w:top="1008" w:right="1008" w:bottom="1440" w:left="1008" w:header="720" w:footer="720"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Kristyna Fuchsova" w:date="2026-06-10T12:18:00Z" w:initials="">
    <w:p w14:paraId="7E9AEE85" w14:textId="77777777" w:rsidR="00F35B07" w:rsidRDefault="00000000">
      <w:pPr>
        <w:widowControl w:val="0"/>
        <w:pBdr>
          <w:top w:val="nil"/>
          <w:left w:val="nil"/>
          <w:bottom w:val="nil"/>
          <w:right w:val="nil"/>
          <w:between w:val="nil"/>
        </w:pBdr>
        <w:spacing w:line="240" w:lineRule="auto"/>
        <w:rPr>
          <w:color w:val="000000"/>
        </w:rPr>
      </w:pPr>
      <w:r>
        <w:rPr>
          <w:color w:val="000000"/>
        </w:rPr>
        <w:t>Co se týče vlastnictví nemovitosti, asi záleží na každém úřadu, jak k tomu přistupuje. Na Brně-střed řešíme, jestli nemovitost v krátké dojezdové vzdálenosti, třeba Bílovice nad Svitavou apod. a současně o jaký objekt se jedná. Klidně bych tam připsala, ať se lidi podívají na google mapy, jaké fotky tam jsou k nemovitosti přiřazené, fakt nás dost naštve, když vidíme luxusní nemovitost a zároveň někdo tvrdí, že je to objekt před demolicí. Vím, že taky některé obce umí vystavit potvrzení, že se jedná o objekt nevhodný k trvalému bydlení. Takže s chalupou nebo chatičkou asi problém nebude. Ale s investičním bytem v Praze už možná ano. Co se týče prokazování nevhodnosti současného nájemního bydlení, tady podle mě není žádná jednotná metodika nebo možná vůbec žádná metodika, nepodařilo se mi zjistit na Brně-střed, co tím myslí. Ale klidně, pokud bys měl Michale čas, tak si můžeš napsat o výkladové stanovisko na MMB.</w:t>
      </w:r>
    </w:p>
  </w:comment>
  <w:comment w:id="5" w:author="Kristyna Fuchsova" w:date="2026-06-10T12:31:00Z" w:initials="">
    <w:p w14:paraId="33CEF61D" w14:textId="77777777" w:rsidR="00F35B07" w:rsidRDefault="00000000">
      <w:pPr>
        <w:widowControl w:val="0"/>
        <w:pBdr>
          <w:top w:val="nil"/>
          <w:left w:val="nil"/>
          <w:bottom w:val="nil"/>
          <w:right w:val="nil"/>
          <w:between w:val="nil"/>
        </w:pBdr>
        <w:spacing w:line="240" w:lineRule="auto"/>
        <w:rPr>
          <w:color w:val="000000"/>
        </w:rPr>
      </w:pPr>
      <w:r>
        <w:rPr>
          <w:color w:val="000000"/>
        </w:rPr>
        <w:t>Omlouvám se, asi jsem omylem vymazala jeden komentář od Alžběty, týkal se toho, jestli nejsou někde příklady, co znamená nevyhovující současné bydlení</w:t>
      </w:r>
    </w:p>
  </w:comment>
  <w:comment w:id="7" w:author="Kristyna Fuchsova" w:date="2026-06-10T12:28:00Z" w:initials="">
    <w:p w14:paraId="25C49000" w14:textId="77777777" w:rsidR="00F35B07" w:rsidRDefault="00000000">
      <w:pPr>
        <w:widowControl w:val="0"/>
        <w:pBdr>
          <w:top w:val="nil"/>
          <w:left w:val="nil"/>
          <w:bottom w:val="nil"/>
          <w:right w:val="nil"/>
          <w:between w:val="nil"/>
        </w:pBdr>
        <w:spacing w:line="240" w:lineRule="auto"/>
        <w:rPr>
          <w:color w:val="000000"/>
        </w:rPr>
      </w:pPr>
      <w:r>
        <w:rPr>
          <w:color w:val="000000"/>
        </w:rPr>
        <w:t>Nevím, jestli bych psala "ignorují", jestli to máme ověřené. Situace na Brně-střed byla taková, že absolutně nestíhali žádosti odbavovat, navíc údajně ten formulář se musel kontrolovat bod po bodu. Tím, že si žadatel může zakliknout všechny městské části, tak Brnu-střed se extrémně navýšil počet žadatelů.</w:t>
      </w:r>
    </w:p>
  </w:comment>
  <w:comment w:id="8" w:author="Alžběta Karolyiová" w:date="2026-06-09T21:10:00Z" w:initials="">
    <w:p w14:paraId="00D52533" w14:textId="77777777" w:rsidR="00F35B07" w:rsidRDefault="00000000">
      <w:pPr>
        <w:widowControl w:val="0"/>
        <w:pBdr>
          <w:top w:val="nil"/>
          <w:left w:val="nil"/>
          <w:bottom w:val="nil"/>
          <w:right w:val="nil"/>
          <w:between w:val="nil"/>
        </w:pBdr>
        <w:spacing w:line="240" w:lineRule="auto"/>
        <w:rPr>
          <w:color w:val="000000"/>
        </w:rPr>
      </w:pPr>
      <w:r>
        <w:rPr>
          <w:color w:val="000000"/>
        </w:rPr>
        <w:t>tady odkážu na discord, kam jsem do PS sociální věci dávala zprávy od kamarádky, které se některé MČ vůbec neozvaly. Teď tedy vím proč a je to velmi tristní :(</w:t>
      </w:r>
    </w:p>
  </w:comment>
  <w:comment w:id="11" w:author="Michal Berg" w:date="2026-06-03T14:54:00Z" w:initials="">
    <w:p w14:paraId="0C00B6CD" w14:textId="77777777" w:rsidR="00F35B07" w:rsidRDefault="00000000">
      <w:pPr>
        <w:widowControl w:val="0"/>
        <w:pBdr>
          <w:top w:val="nil"/>
          <w:left w:val="nil"/>
          <w:bottom w:val="nil"/>
          <w:right w:val="nil"/>
          <w:between w:val="nil"/>
        </w:pBdr>
        <w:spacing w:line="240" w:lineRule="auto"/>
        <w:rPr>
          <w:color w:val="000000"/>
        </w:rPr>
      </w:pPr>
      <w:r>
        <w:rPr>
          <w:color w:val="000000"/>
        </w:rPr>
        <w:t>nebo existuje možnost podat to  nějak digitálně na městské části?</w:t>
      </w:r>
    </w:p>
  </w:comment>
  <w:comment w:id="12" w:author="Alžběta Karolyiová" w:date="2026-06-09T21:14:00Z" w:initials="">
    <w:p w14:paraId="12717C77" w14:textId="77777777" w:rsidR="00F35B07" w:rsidRDefault="00000000">
      <w:pPr>
        <w:widowControl w:val="0"/>
        <w:pBdr>
          <w:top w:val="nil"/>
          <w:left w:val="nil"/>
          <w:bottom w:val="nil"/>
          <w:right w:val="nil"/>
          <w:between w:val="nil"/>
        </w:pBdr>
        <w:spacing w:line="240" w:lineRule="auto"/>
        <w:rPr>
          <w:color w:val="000000"/>
        </w:rPr>
      </w:pPr>
      <w:r>
        <w:rPr>
          <w:color w:val="000000"/>
        </w:rPr>
        <w:t>myslím, že je to potvrzení toho, že zájem stále trvá, ne aktualizace?</w:t>
      </w:r>
    </w:p>
  </w:comment>
  <w:comment w:id="13" w:author="Kristyna Fuchsova" w:date="2026-06-10T12:33:00Z" w:initials="">
    <w:p w14:paraId="26C0A3BB" w14:textId="77777777" w:rsidR="00F35B07" w:rsidRDefault="00000000">
      <w:pPr>
        <w:widowControl w:val="0"/>
        <w:pBdr>
          <w:top w:val="nil"/>
          <w:left w:val="nil"/>
          <w:bottom w:val="nil"/>
          <w:right w:val="nil"/>
          <w:between w:val="nil"/>
        </w:pBdr>
        <w:spacing w:line="240" w:lineRule="auto"/>
        <w:rPr>
          <w:color w:val="000000"/>
        </w:rPr>
      </w:pPr>
      <w:r>
        <w:rPr>
          <w:color w:val="000000"/>
        </w:rPr>
        <w:t>Nevím, jestli všechny úřady v Brně ověřují listiny.? Tedy zda to menší úřady dělají taky? Určitě to dělá magistrát? Brno-střed a sever tuším taky. Navíc by to mělo být levnější.</w:t>
      </w:r>
    </w:p>
  </w:comment>
  <w:comment w:id="14" w:author="Kristyna Fuchsova" w:date="2026-06-10T12:37:00Z" w:initials="">
    <w:p w14:paraId="47560B7F" w14:textId="77777777" w:rsidR="00F35B07" w:rsidRDefault="00000000">
      <w:pPr>
        <w:widowControl w:val="0"/>
        <w:pBdr>
          <w:top w:val="nil"/>
          <w:left w:val="nil"/>
          <w:bottom w:val="nil"/>
          <w:right w:val="nil"/>
          <w:between w:val="nil"/>
        </w:pBdr>
        <w:spacing w:line="240" w:lineRule="auto"/>
        <w:rPr>
          <w:color w:val="000000"/>
        </w:rPr>
      </w:pPr>
      <w:r>
        <w:rPr>
          <w:color w:val="000000"/>
        </w:rPr>
        <w:t>Tady bych napsala něco v tom smyslu, že je opravdu fajn předkládat pravdivé listiny. Protože nám se čas od času děje, že lidi dokládají padělané listiny. Například nám doloží, že žadatele zaměstnává podnikatel FO, ale když se podívají na zaměstnavatele OSVČ, tak vidí, že nemá zaměstnance (nevím, jak a kde to přesně vyčtou). Takže tam můžeme napsat, že městské části si třeba pravdivost uvedených informací ověřují.</w:t>
      </w:r>
    </w:p>
  </w:comment>
  <w:comment w:id="17" w:author="Alžběta Karolyiová" w:date="2026-06-09T21:13:00Z" w:initials="">
    <w:p w14:paraId="4B03DF11" w14:textId="77777777" w:rsidR="00F35B07" w:rsidRDefault="00000000">
      <w:pPr>
        <w:widowControl w:val="0"/>
        <w:pBdr>
          <w:top w:val="nil"/>
          <w:left w:val="nil"/>
          <w:bottom w:val="nil"/>
          <w:right w:val="nil"/>
          <w:between w:val="nil"/>
        </w:pBdr>
        <w:spacing w:line="240" w:lineRule="auto"/>
        <w:rPr>
          <w:color w:val="000000"/>
        </w:rPr>
      </w:pPr>
      <w:r>
        <w:rPr>
          <w:color w:val="000000"/>
        </w:rPr>
        <w:t>přímo na úřadě znamená přímo tam, kam jdu s žádostí? jen aby bylo jisté, že pokud tam dojdou partneři a čekají, že jim přímo s žádostí ověří podpis, tak pak je to možné na všech MČ (pokud ne, pak bych navrhovala uvést, že se buď mají informovat předem nebo jít na CzechPoint).</w:t>
      </w:r>
    </w:p>
  </w:comment>
  <w:comment w:id="18" w:author="Kristyna Fuchsova" w:date="2026-06-10T12:43:00Z" w:initials="">
    <w:p w14:paraId="6E915BC0" w14:textId="77777777" w:rsidR="00F35B07" w:rsidRDefault="00000000">
      <w:pPr>
        <w:widowControl w:val="0"/>
        <w:pBdr>
          <w:top w:val="nil"/>
          <w:left w:val="nil"/>
          <w:bottom w:val="nil"/>
          <w:right w:val="nil"/>
          <w:between w:val="nil"/>
        </w:pBdr>
        <w:spacing w:line="240" w:lineRule="auto"/>
        <w:rPr>
          <w:color w:val="000000"/>
        </w:rPr>
      </w:pPr>
      <w:r>
        <w:rPr>
          <w:color w:val="000000"/>
        </w:rPr>
        <w:t>Tohle, myslím, chtějí na severu a nepřijde mi to šťastné. Spousta lidí nechce svému pronajímateli říkat, že uvažuje o stěhování, aby si tím neohrozil svoje stávající bydlení. Ale zatím jsem nenašla nikoho, kdo by byl ochotný to napadnout. Kdyby někdo takový byl, ráda mu něco sepíšu. Jinak Marie Jílková si s Brnem-sever kvůli tomu dopisovala, protože chtěla vědět, jak by tohle jako prokazoval někdo, kdo je úplně na ulici.</w:t>
      </w:r>
    </w:p>
  </w:comment>
  <w:comment w:id="19" w:author="Alžběta Karolyiová" w:date="2026-06-09T21:16:00Z" w:initials="">
    <w:p w14:paraId="5979C704" w14:textId="77777777" w:rsidR="00F35B07" w:rsidRDefault="00000000">
      <w:pPr>
        <w:widowControl w:val="0"/>
        <w:pBdr>
          <w:top w:val="nil"/>
          <w:left w:val="nil"/>
          <w:bottom w:val="nil"/>
          <w:right w:val="nil"/>
          <w:between w:val="nil"/>
        </w:pBdr>
        <w:spacing w:line="240" w:lineRule="auto"/>
        <w:rPr>
          <w:color w:val="000000"/>
        </w:rPr>
      </w:pPr>
      <w:r>
        <w:rPr>
          <w:color w:val="000000"/>
        </w:rPr>
        <w:t>explicitně zmínit, aby si seznam ověřili? aby pokud se někdo bude řídit výčtem níže, nenarazil na to, že např. u potvrzení příjmů chce nějaká MČ něco specifického</w:t>
      </w:r>
    </w:p>
  </w:comment>
  <w:comment w:id="20" w:author="Kristyna Fuchsova" w:date="2026-06-10T12:46:00Z" w:initials="">
    <w:p w14:paraId="2FD4BE71" w14:textId="77777777" w:rsidR="00F35B07" w:rsidRDefault="00000000">
      <w:pPr>
        <w:widowControl w:val="0"/>
        <w:pBdr>
          <w:top w:val="nil"/>
          <w:left w:val="nil"/>
          <w:bottom w:val="nil"/>
          <w:right w:val="nil"/>
          <w:between w:val="nil"/>
        </w:pBdr>
        <w:spacing w:line="240" w:lineRule="auto"/>
        <w:rPr>
          <w:color w:val="000000"/>
        </w:rPr>
      </w:pPr>
      <w:r>
        <w:rPr>
          <w:color w:val="000000"/>
        </w:rPr>
        <w:t>Můžeme připsat zkušenost s Brno-Vinohrady, tam chtějí výpis z centrální evidence exekucí. Naše klientka, která nemá dluhy na bydlení ale jiné dluhy, nechtěli ji přidělit byt, čekala tam mnoho let a pak si změnili takto pravidla.</w:t>
      </w:r>
    </w:p>
  </w:comment>
  <w:comment w:id="21" w:author="Kristyna Fuchsova" w:date="2026-06-10T12:43:00Z" w:initials="">
    <w:p w14:paraId="0F9AD4AA" w14:textId="77777777" w:rsidR="00F35B07" w:rsidRDefault="00000000">
      <w:pPr>
        <w:widowControl w:val="0"/>
        <w:pBdr>
          <w:top w:val="nil"/>
          <w:left w:val="nil"/>
          <w:bottom w:val="nil"/>
          <w:right w:val="nil"/>
          <w:between w:val="nil"/>
        </w:pBdr>
        <w:spacing w:line="240" w:lineRule="auto"/>
        <w:rPr>
          <w:color w:val="000000"/>
        </w:rPr>
      </w:pPr>
      <w:r>
        <w:rPr>
          <w:color w:val="000000"/>
        </w:rPr>
        <w:t>Platí to, co jsem psala výše, kdyby to chtěl někdo napadnout, jsem k dispozici</w:t>
      </w:r>
    </w:p>
  </w:comment>
  <w:comment w:id="24" w:author="Alžběta Karolyiová" w:date="2026-06-09T21:21:00Z" w:initials="">
    <w:p w14:paraId="41DD288B" w14:textId="77777777" w:rsidR="00F35B07" w:rsidRDefault="00000000">
      <w:pPr>
        <w:widowControl w:val="0"/>
        <w:pBdr>
          <w:top w:val="nil"/>
          <w:left w:val="nil"/>
          <w:bottom w:val="nil"/>
          <w:right w:val="nil"/>
          <w:between w:val="nil"/>
        </w:pBdr>
        <w:spacing w:line="240" w:lineRule="auto"/>
        <w:rPr>
          <w:color w:val="000000"/>
        </w:rPr>
      </w:pPr>
      <w:r>
        <w:rPr>
          <w:color w:val="000000"/>
        </w:rPr>
        <w:t>potvrďte žádost (teda pokud někde není ten termín "aktualizace žádosti" --&gt; ale nesetkala jsme se s tím)</w:t>
      </w:r>
    </w:p>
  </w:comment>
  <w:comment w:id="25" w:author="Michal Berg" w:date="2026-06-03T14:56:00Z" w:initials="">
    <w:p w14:paraId="5C692B78" w14:textId="77777777" w:rsidR="00F35B07" w:rsidRDefault="00000000">
      <w:pPr>
        <w:widowControl w:val="0"/>
        <w:pBdr>
          <w:top w:val="nil"/>
          <w:left w:val="nil"/>
          <w:bottom w:val="nil"/>
          <w:right w:val="nil"/>
          <w:between w:val="nil"/>
        </w:pBdr>
        <w:spacing w:line="240" w:lineRule="auto"/>
        <w:rPr>
          <w:color w:val="000000"/>
        </w:rPr>
      </w:pPr>
      <w:r>
        <w:rPr>
          <w:color w:val="000000"/>
        </w:rPr>
        <w:t>platí to i pro ten rok, kdy jste to podali, nebo až následující?</w:t>
      </w:r>
    </w:p>
  </w:comment>
  <w:comment w:id="27" w:author="Vavřík Petr (MMB_BO)" w:date="2026-07-31T13:41:00Z" w:initials="PV">
    <w:p w14:paraId="4594B1C6" w14:textId="77777777" w:rsidR="000F43E6" w:rsidRDefault="000F43E6" w:rsidP="000F43E6">
      <w:pPr>
        <w:pStyle w:val="Textkomente"/>
      </w:pPr>
      <w:r>
        <w:rPr>
          <w:rStyle w:val="Odkaznakoment"/>
        </w:rPr>
        <w:annotationRef/>
      </w:r>
      <w:r>
        <w:t>Následující</w:t>
      </w:r>
    </w:p>
  </w:comment>
  <w:comment w:id="26" w:author="Alžběta Karolyiová" w:date="2026-06-09T21:22:00Z" w:initials="">
    <w:p w14:paraId="49B585AA" w14:textId="7809C0E4" w:rsidR="00F35B07" w:rsidRDefault="00000000">
      <w:pPr>
        <w:widowControl w:val="0"/>
        <w:pBdr>
          <w:top w:val="nil"/>
          <w:left w:val="nil"/>
          <w:bottom w:val="nil"/>
          <w:right w:val="nil"/>
          <w:between w:val="nil"/>
        </w:pBdr>
        <w:spacing w:line="240" w:lineRule="auto"/>
        <w:rPr>
          <w:color w:val="000000"/>
        </w:rPr>
      </w:pPr>
      <w:r>
        <w:rPr>
          <w:color w:val="000000"/>
        </w:rPr>
        <w:t>na severu ani na středu to ten samý rok nebylo potřeba potvrzovat (ale nevím, zda se neměnilo v posledních letech)</w:t>
      </w:r>
    </w:p>
  </w:comment>
  <w:comment w:id="22" w:author="Kristyna Fuchsova" w:date="2026-06-10T12:48:00Z" w:initials="">
    <w:p w14:paraId="53D5BA40" w14:textId="77777777" w:rsidR="00F35B07" w:rsidRDefault="00000000">
      <w:pPr>
        <w:widowControl w:val="0"/>
        <w:pBdr>
          <w:top w:val="nil"/>
          <w:left w:val="nil"/>
          <w:bottom w:val="nil"/>
          <w:right w:val="nil"/>
          <w:between w:val="nil"/>
        </w:pBdr>
        <w:spacing w:line="240" w:lineRule="auto"/>
        <w:rPr>
          <w:color w:val="000000"/>
        </w:rPr>
      </w:pPr>
      <w:r>
        <w:rPr>
          <w:color w:val="000000"/>
        </w:rPr>
        <w:t>Pozor, některé městské části mají další podmínky, Brno-střed, myslím, chtělo, aby si žadatel alespoň 1x za rok požádal o obecní byt. Bylo tam totiž v evidenci hodně "mrtvých duší", které roky nepožádaly o žádný byt</w:t>
      </w:r>
    </w:p>
  </w:comment>
  <w:comment w:id="23" w:author="Vavřík Petr (MMB_BO)" w:date="2026-07-31T13:41:00Z" w:initials="PV">
    <w:p w14:paraId="1F380159" w14:textId="77777777" w:rsidR="000F43E6" w:rsidRDefault="000F43E6" w:rsidP="000F43E6">
      <w:pPr>
        <w:pStyle w:val="Textkomente"/>
      </w:pPr>
      <w:r>
        <w:rPr>
          <w:rStyle w:val="Odkaznakoment"/>
        </w:rPr>
        <w:annotationRef/>
      </w:r>
      <w:r>
        <w:t>B-S a Kohoutovice - místo prodlužování žádosti stačí jednou v roce podat přihlášku k volnému bytu, a to je u B-S zároveň povinnost</w:t>
      </w:r>
    </w:p>
  </w:comment>
  <w:comment w:id="29" w:author="Michal Berg" w:date="2026-06-03T14:57:00Z" w:initials="">
    <w:p w14:paraId="49570DE1" w14:textId="59DF9FF2" w:rsidR="00F35B07" w:rsidRDefault="00000000">
      <w:pPr>
        <w:widowControl w:val="0"/>
        <w:pBdr>
          <w:top w:val="nil"/>
          <w:left w:val="nil"/>
          <w:bottom w:val="nil"/>
          <w:right w:val="nil"/>
          <w:between w:val="nil"/>
        </w:pBdr>
        <w:spacing w:line="240" w:lineRule="auto"/>
        <w:rPr>
          <w:color w:val="000000"/>
        </w:rPr>
      </w:pPr>
      <w:r>
        <w:rPr>
          <w:color w:val="000000"/>
        </w:rPr>
        <w:t>Tohle platí?</w:t>
      </w:r>
    </w:p>
  </w:comment>
  <w:comment w:id="30" w:author="Vavřík Petr (MMB_BO)" w:date="2026-07-31T13:42:00Z" w:initials="PV">
    <w:p w14:paraId="46B9E70C" w14:textId="77777777" w:rsidR="000F43E6" w:rsidRDefault="000F43E6" w:rsidP="000F43E6">
      <w:pPr>
        <w:pStyle w:val="Textkomente"/>
      </w:pPr>
      <w:r>
        <w:rPr>
          <w:rStyle w:val="Odkaznakoment"/>
        </w:rPr>
        <w:annotationRef/>
      </w:r>
      <w:r>
        <w:t>B-sever</w:t>
      </w:r>
    </w:p>
  </w:comment>
  <w:comment w:id="28" w:author="Kristyna Fuchsova" w:date="2026-06-10T12:51:00Z" w:initials="">
    <w:p w14:paraId="2BBC4868" w14:textId="553FDBF7" w:rsidR="00F35B07" w:rsidRDefault="00000000">
      <w:pPr>
        <w:widowControl w:val="0"/>
        <w:pBdr>
          <w:top w:val="nil"/>
          <w:left w:val="nil"/>
          <w:bottom w:val="nil"/>
          <w:right w:val="nil"/>
          <w:between w:val="nil"/>
        </w:pBdr>
        <w:spacing w:line="240" w:lineRule="auto"/>
        <w:rPr>
          <w:color w:val="000000"/>
        </w:rPr>
      </w:pPr>
      <w:r>
        <w:rPr>
          <w:color w:val="000000"/>
        </w:rPr>
        <w:t>Pozor, u Brna-sever, myslím, chtějí, aby žadatel dokonce přišel se osobně na byt podívat a podepsal se do prezenčky na místě. Bez toho si požádat nemůže. Brno-sever a Brno-střed umožňuje žádat jen o jeden byt z úřední desky. Také městské části vyvěšují byty v různých časových úsecích, někde jednou za měsíc, na Brně-sever často i 2x za měsíc a v Židenicích to třeba nevycházelo každý měsíc.</w:t>
      </w:r>
    </w:p>
  </w:comment>
  <w:comment w:id="36" w:author="Michal Berg" w:date="2026-06-03T14:58:00Z" w:initials="">
    <w:p w14:paraId="7132852F" w14:textId="77777777" w:rsidR="00F35B07" w:rsidRDefault="00000000">
      <w:pPr>
        <w:widowControl w:val="0"/>
        <w:pBdr>
          <w:top w:val="nil"/>
          <w:left w:val="nil"/>
          <w:bottom w:val="nil"/>
          <w:right w:val="nil"/>
          <w:between w:val="nil"/>
        </w:pBdr>
        <w:spacing w:line="240" w:lineRule="auto"/>
        <w:rPr>
          <w:color w:val="000000"/>
        </w:rPr>
      </w:pPr>
      <w:r>
        <w:rPr>
          <w:color w:val="000000"/>
        </w:rPr>
        <w:t>doplnit kolik je to konkrétně v roce 2026</w:t>
      </w:r>
    </w:p>
  </w:comment>
  <w:comment w:id="38" w:author="Kristyna Fuchsova" w:date="2026-06-10T12:54:00Z" w:initials="">
    <w:p w14:paraId="3A2C6040" w14:textId="77777777" w:rsidR="00F35B07" w:rsidRDefault="00000000">
      <w:pPr>
        <w:widowControl w:val="0"/>
        <w:pBdr>
          <w:top w:val="nil"/>
          <w:left w:val="nil"/>
          <w:bottom w:val="nil"/>
          <w:right w:val="nil"/>
          <w:between w:val="nil"/>
        </w:pBdr>
        <w:spacing w:line="240" w:lineRule="auto"/>
        <w:rPr>
          <w:color w:val="000000"/>
        </w:rPr>
      </w:pPr>
      <w:r>
        <w:rPr>
          <w:color w:val="000000"/>
        </w:rPr>
        <w:t>o menší byty je zpravidla větší zájem. Naopak o veliké byty někdy zájem není. Ale s lokalitou to tak je. Čím horší lokalita tím víc šancí.</w:t>
      </w:r>
    </w:p>
  </w:comment>
  <w:comment w:id="39" w:author="Vavřík Petr (MMB_BO)" w:date="2026-07-31T13:43:00Z" w:initials="PV">
    <w:p w14:paraId="494EEF85" w14:textId="77777777" w:rsidR="000F43E6" w:rsidRDefault="000F43E6" w:rsidP="000F43E6">
      <w:pPr>
        <w:pStyle w:val="Textkomente"/>
      </w:pPr>
      <w:r>
        <w:rPr>
          <w:rStyle w:val="Odkaznakoment"/>
        </w:rPr>
        <w:annotationRef/>
      </w:r>
      <w:r>
        <w:t>Rodiny mají zase zájem o větší byty. Udat je problém byty nad 100 m2, např. B-S</w:t>
      </w:r>
    </w:p>
  </w:comment>
  <w:comment w:id="40" w:author="Kristyna Fuchsova" w:date="2026-06-10T12:56:00Z" w:initials="">
    <w:p w14:paraId="53753A9C" w14:textId="25B8D622" w:rsidR="00F35B07" w:rsidRDefault="00000000">
      <w:pPr>
        <w:widowControl w:val="0"/>
        <w:pBdr>
          <w:top w:val="nil"/>
          <w:left w:val="nil"/>
          <w:bottom w:val="nil"/>
          <w:right w:val="nil"/>
          <w:between w:val="nil"/>
        </w:pBdr>
        <w:spacing w:line="240" w:lineRule="auto"/>
        <w:rPr>
          <w:color w:val="000000"/>
        </w:rPr>
      </w:pPr>
      <w:r>
        <w:rPr>
          <w:color w:val="000000"/>
        </w:rPr>
        <w:t>Vyplatí se mít hlavní pracovní poměr, některé městské části to zvýhodňují oproti DPP či DPČ. Naopak invalidní důchod (od nějakého vyššího stupně) nebo rodičovská dovolená se berou kvůli antidiskriminačnímu zákonu jako ekvivalent HPP.</w:t>
      </w:r>
    </w:p>
  </w:comment>
  <w:comment w:id="41" w:author="Michal Berg" w:date="2026-06-03T15:00:00Z" w:initials="">
    <w:p w14:paraId="535657D3" w14:textId="77777777" w:rsidR="00F35B07" w:rsidRDefault="00000000">
      <w:pPr>
        <w:widowControl w:val="0"/>
        <w:pBdr>
          <w:top w:val="nil"/>
          <w:left w:val="nil"/>
          <w:bottom w:val="nil"/>
          <w:right w:val="nil"/>
          <w:between w:val="nil"/>
        </w:pBdr>
        <w:spacing w:line="240" w:lineRule="auto"/>
        <w:rPr>
          <w:color w:val="000000"/>
        </w:rPr>
      </w:pPr>
      <w:r>
        <w:rPr>
          <w:color w:val="000000"/>
        </w:rPr>
        <w:t>Možná na to uděláme skript a budeme to zobrazovat na našem webu</w:t>
      </w:r>
    </w:p>
    <w:p w14:paraId="32741BBC" w14:textId="77777777" w:rsidR="00F35B07" w:rsidRDefault="00000000">
      <w:pPr>
        <w:widowControl w:val="0"/>
        <w:pBdr>
          <w:top w:val="nil"/>
          <w:left w:val="nil"/>
          <w:bottom w:val="nil"/>
          <w:right w:val="nil"/>
          <w:between w:val="nil"/>
        </w:pBdr>
        <w:spacing w:line="240" w:lineRule="auto"/>
        <w:rPr>
          <w:color w:val="000000"/>
        </w:rPr>
      </w:pPr>
      <w:r>
        <w:rPr>
          <w:color w:val="000000"/>
        </w:rPr>
        <w:t>1 total reaction</w:t>
      </w:r>
    </w:p>
    <w:p w14:paraId="2B58CC39" w14:textId="77777777" w:rsidR="00F35B07" w:rsidRDefault="00000000">
      <w:pPr>
        <w:widowControl w:val="0"/>
        <w:pBdr>
          <w:top w:val="nil"/>
          <w:left w:val="nil"/>
          <w:bottom w:val="nil"/>
          <w:right w:val="nil"/>
          <w:between w:val="nil"/>
        </w:pBdr>
        <w:spacing w:line="240" w:lineRule="auto"/>
        <w:rPr>
          <w:color w:val="000000"/>
        </w:rPr>
      </w:pPr>
      <w:r>
        <w:rPr>
          <w:color w:val="000000"/>
        </w:rPr>
        <w:t>Alžběta Karolyiová reacted with ❤️ at 2026-06-09 21:28 PM</w:t>
      </w:r>
    </w:p>
  </w:comment>
  <w:comment w:id="42" w:author="Vavřík Petr (MMB_BO)" w:date="2026-07-31T13:44:00Z" w:initials="PV">
    <w:p w14:paraId="30E86A19" w14:textId="77777777" w:rsidR="000F43E6" w:rsidRDefault="000F43E6" w:rsidP="000F43E6">
      <w:pPr>
        <w:pStyle w:val="Textkomente"/>
      </w:pPr>
      <w:r>
        <w:rPr>
          <w:rStyle w:val="Odkaznakoment"/>
        </w:rPr>
        <w:annotationRef/>
      </w:r>
      <w:r>
        <w:t>Doporučuji aspoň 2x do měsíce, nabídky visí obvykle 15 dní</w:t>
      </w:r>
    </w:p>
  </w:comment>
  <w:comment w:id="44" w:author="Kristyna Fuchsova" w:date="2026-06-10T13:01:00Z" w:initials="">
    <w:p w14:paraId="089F60C8" w14:textId="14CAA656" w:rsidR="00F35B07" w:rsidRDefault="00000000">
      <w:pPr>
        <w:widowControl w:val="0"/>
        <w:pBdr>
          <w:top w:val="nil"/>
          <w:left w:val="nil"/>
          <w:bottom w:val="nil"/>
          <w:right w:val="nil"/>
          <w:between w:val="nil"/>
        </w:pBdr>
        <w:spacing w:line="240" w:lineRule="auto"/>
        <w:rPr>
          <w:color w:val="000000"/>
        </w:rPr>
      </w:pPr>
      <w:r>
        <w:rPr>
          <w:color w:val="000000"/>
        </w:rPr>
        <w:t>Ano, Alžběta má pravdu, opravdu některé městské části mají stanovené počty m2 na osobu. Je to údajně proto, aby se do malých bytů nehlásily velké rodiny a naopak do velkých bytů jednotlivci. Ale na Brně-střed jsou ty m2 nějak komplikované. Je dobré si to ověřit na úřadě. M2 má i Brno-sever</w:t>
      </w:r>
    </w:p>
  </w:comment>
  <w:comment w:id="45" w:author="Vavřík Petr (MMB_BO)" w:date="2026-07-31T13:48:00Z" w:initials="PV">
    <w:p w14:paraId="49FF7DFC" w14:textId="77777777" w:rsidR="000F43E6" w:rsidRDefault="000F43E6" w:rsidP="000F43E6">
      <w:pPr>
        <w:pStyle w:val="Textkomente"/>
      </w:pPr>
      <w:r>
        <w:rPr>
          <w:rStyle w:val="Odkaznakoment"/>
        </w:rPr>
        <w:annotationRef/>
      </w:r>
      <w:r>
        <w:t xml:space="preserve">B-S má tabulku maximálních výměr vzhledem k počtu osob. B-Sev naopak minimální velikost bytu. Dále je požadavek na minimální příjem (nepočítají se dávky HMN a příspěvek na bydlení): B-S 1,5násobek nájemného, B-Sev 2,5násobek  </w:t>
      </w:r>
    </w:p>
  </w:comment>
  <w:comment w:id="46" w:author="Kristyna Fuchsova" w:date="2026-06-10T12:58:00Z" w:initials="">
    <w:p w14:paraId="6550835D" w14:textId="474C03D9" w:rsidR="00F35B07" w:rsidRDefault="00000000">
      <w:pPr>
        <w:widowControl w:val="0"/>
        <w:pBdr>
          <w:top w:val="nil"/>
          <w:left w:val="nil"/>
          <w:bottom w:val="nil"/>
          <w:right w:val="nil"/>
          <w:between w:val="nil"/>
        </w:pBdr>
        <w:spacing w:line="240" w:lineRule="auto"/>
        <w:rPr>
          <w:color w:val="000000"/>
        </w:rPr>
      </w:pPr>
      <w:r>
        <w:rPr>
          <w:color w:val="000000"/>
        </w:rPr>
        <w:t>U dopravního podniku a asi i odpadu by v případě dluhů mohlo stačit mít uzavřený splátkový kalendář.</w:t>
      </w:r>
    </w:p>
  </w:comment>
  <w:comment w:id="47" w:author="Kristyna Fuchsova" w:date="2026-06-23T17:34:00Z" w:initials="">
    <w:p w14:paraId="5CCC7527" w14:textId="77777777" w:rsidR="00F35B07" w:rsidRDefault="00000000">
      <w:pPr>
        <w:widowControl w:val="0"/>
        <w:pBdr>
          <w:top w:val="nil"/>
          <w:left w:val="nil"/>
          <w:bottom w:val="nil"/>
          <w:right w:val="nil"/>
          <w:between w:val="nil"/>
        </w:pBdr>
        <w:spacing w:line="240" w:lineRule="auto"/>
        <w:rPr>
          <w:color w:val="000000"/>
        </w:rPr>
      </w:pPr>
      <w:r>
        <w:rPr>
          <w:color w:val="000000"/>
        </w:rPr>
        <w:t>Jana Drápalová nám říkala, že za dluhy nakonec Pravidla pronájmu bytů ve vlastnictví statutárního města Brna se berou jen ty z nájmu, že se to na začátku roku upravovalo. Citace z pravidel zní:v dosud užívaném bytě dluží na nájemném z bytu a za služby spojené s nájmem bytu, včetně</w:t>
      </w:r>
    </w:p>
    <w:p w14:paraId="2AB7485D" w14:textId="77777777" w:rsidR="00F35B07" w:rsidRDefault="00000000">
      <w:pPr>
        <w:widowControl w:val="0"/>
        <w:pBdr>
          <w:top w:val="nil"/>
          <w:left w:val="nil"/>
          <w:bottom w:val="nil"/>
          <w:right w:val="nil"/>
          <w:between w:val="nil"/>
        </w:pBdr>
        <w:spacing w:line="240" w:lineRule="auto"/>
        <w:rPr>
          <w:color w:val="000000"/>
        </w:rPr>
      </w:pPr>
      <w:r>
        <w:rPr>
          <w:color w:val="000000"/>
        </w:rPr>
        <w:t>příslušenství, hrubě porušuje dobré mravy nebo jinak závažným způsobem porušuje</w:t>
      </w:r>
    </w:p>
    <w:p w14:paraId="545FE08A" w14:textId="77777777" w:rsidR="00F35B07" w:rsidRDefault="00000000">
      <w:pPr>
        <w:widowControl w:val="0"/>
        <w:pBdr>
          <w:top w:val="nil"/>
          <w:left w:val="nil"/>
          <w:bottom w:val="nil"/>
          <w:right w:val="nil"/>
          <w:between w:val="nil"/>
        </w:pBdr>
        <w:spacing w:line="240" w:lineRule="auto"/>
        <w:rPr>
          <w:color w:val="000000"/>
        </w:rPr>
      </w:pPr>
      <w:r>
        <w:rPr>
          <w:color w:val="000000"/>
        </w:rPr>
        <w:t>podmínky nájemní smlouvy, s výjimkou žadatele o pronájem sociálního bytu,</w:t>
      </w:r>
    </w:p>
    <w:p w14:paraId="7D35F648" w14:textId="77777777" w:rsidR="00F35B07" w:rsidRDefault="00000000">
      <w:pPr>
        <w:widowControl w:val="0"/>
        <w:pBdr>
          <w:top w:val="nil"/>
          <w:left w:val="nil"/>
          <w:bottom w:val="nil"/>
          <w:right w:val="nil"/>
          <w:between w:val="nil"/>
        </w:pBdr>
        <w:spacing w:line="240" w:lineRule="auto"/>
        <w:rPr>
          <w:color w:val="000000"/>
        </w:rPr>
      </w:pPr>
      <w:r>
        <w:rPr>
          <w:color w:val="000000"/>
        </w:rPr>
        <w:t>- dluží za užívání bytu v majetku města Brna, jehož nájem skončil, s výjimkou žadatele o</w:t>
      </w:r>
    </w:p>
    <w:p w14:paraId="1A36146E" w14:textId="77777777" w:rsidR="00F35B07" w:rsidRDefault="00000000">
      <w:pPr>
        <w:widowControl w:val="0"/>
        <w:pBdr>
          <w:top w:val="nil"/>
          <w:left w:val="nil"/>
          <w:bottom w:val="nil"/>
          <w:right w:val="nil"/>
          <w:between w:val="nil"/>
        </w:pBdr>
        <w:spacing w:line="240" w:lineRule="auto"/>
        <w:rPr>
          <w:color w:val="000000"/>
        </w:rPr>
      </w:pPr>
      <w:r>
        <w:rPr>
          <w:color w:val="000000"/>
        </w:rPr>
        <w:t>pronájem sociálního bytu.......Asi by tedy neměly vadit dluhy z DPMB ani z odpadu, ale nevím, jestli to nějak městské části zapracovaly do svých pravidel. Tím spíš by se neměly řešit jiné dluhy. Například Brno-Vinohrady to tam stále mají. To stejné Brno-sever, které tam má např. toto: Doložit bezdlužnost od distributorů elektřiny a plynu</w:t>
      </w:r>
    </w:p>
    <w:p w14:paraId="27BA8592" w14:textId="77777777" w:rsidR="00F35B07" w:rsidRDefault="00000000">
      <w:pPr>
        <w:widowControl w:val="0"/>
        <w:pBdr>
          <w:top w:val="nil"/>
          <w:left w:val="nil"/>
          <w:bottom w:val="nil"/>
          <w:right w:val="nil"/>
          <w:between w:val="nil"/>
        </w:pBdr>
        <w:spacing w:line="240" w:lineRule="auto"/>
        <w:rPr>
          <w:color w:val="000000"/>
        </w:rPr>
      </w:pPr>
      <w:r>
        <w:rPr>
          <w:color w:val="000000"/>
        </w:rPr>
        <w:t>• Doložit Čestné prohlášení o bezdlužnosti vůči DPMB, a.s.Doložit doklad o úhradě komunálního odpadu za poslední období, kdy ještě neuplynula lhůta po placení tohoto</w:t>
      </w:r>
    </w:p>
    <w:p w14:paraId="39A30210" w14:textId="77777777" w:rsidR="00F35B07" w:rsidRDefault="00000000">
      <w:pPr>
        <w:widowControl w:val="0"/>
        <w:pBdr>
          <w:top w:val="nil"/>
          <w:left w:val="nil"/>
          <w:bottom w:val="nil"/>
          <w:right w:val="nil"/>
          <w:between w:val="nil"/>
        </w:pBdr>
        <w:spacing w:line="240" w:lineRule="auto"/>
        <w:rPr>
          <w:color w:val="000000"/>
        </w:rPr>
      </w:pPr>
      <w:r>
        <w:rPr>
          <w:color w:val="000000"/>
        </w:rPr>
        <w:t>poplatku</w:t>
      </w:r>
    </w:p>
  </w:comment>
  <w:comment w:id="48" w:author="Vavřík Petr (MMB_BO)" w:date="2026-07-31T13:49:00Z" w:initials="PV">
    <w:p w14:paraId="1DE6C2EF" w14:textId="77777777" w:rsidR="000F43E6" w:rsidRDefault="000F43E6" w:rsidP="000F43E6">
      <w:pPr>
        <w:pStyle w:val="Textkomente"/>
      </w:pPr>
      <w:r>
        <w:rPr>
          <w:rStyle w:val="Odkaznakoment"/>
        </w:rPr>
        <w:annotationRef/>
      </w:r>
      <w:r>
        <w:t>Souhlas, některé MČ jsou hodně přísné, ale zpravidla jen nájem OB.</w:t>
      </w:r>
    </w:p>
  </w:comment>
  <w:comment w:id="50" w:author="Alžběta Karolyiová" w:date="2026-06-09T21:35:00Z" w:initials="">
    <w:p w14:paraId="3D92F95A" w14:textId="41D66B45" w:rsidR="00F35B07" w:rsidRDefault="00000000">
      <w:pPr>
        <w:widowControl w:val="0"/>
        <w:pBdr>
          <w:top w:val="nil"/>
          <w:left w:val="nil"/>
          <w:bottom w:val="nil"/>
          <w:right w:val="nil"/>
          <w:between w:val="nil"/>
        </w:pBdr>
        <w:spacing w:line="240" w:lineRule="auto"/>
        <w:rPr>
          <w:color w:val="000000"/>
        </w:rPr>
      </w:pPr>
      <w:r>
        <w:rPr>
          <w:color w:val="000000"/>
        </w:rPr>
        <w:t>My jsme na středu narazili na omezení ve formě limitu na výměru bytu ve vztahu k počtu členů domácnosti. Bylo to něco ve smyslu, že nad 80m2 mohla žádat jen čtyř a vícečlená rodina. V praxi ale bylo málo bytů 2+1/3kk/3+1. které by byly s menší výměrou, nebo to byly divné atypy, kde velkou část výměry zabírala chodba atp.</w:t>
      </w:r>
    </w:p>
    <w:p w14:paraId="4A74CDDB" w14:textId="77777777" w:rsidR="00F35B07" w:rsidRDefault="00000000">
      <w:pPr>
        <w:widowControl w:val="0"/>
        <w:pBdr>
          <w:top w:val="nil"/>
          <w:left w:val="nil"/>
          <w:bottom w:val="nil"/>
          <w:right w:val="nil"/>
          <w:between w:val="nil"/>
        </w:pBdr>
        <w:spacing w:line="240" w:lineRule="auto"/>
        <w:rPr>
          <w:color w:val="000000"/>
        </w:rPr>
      </w:pPr>
      <w:r>
        <w:rPr>
          <w:color w:val="000000"/>
        </w:rPr>
        <w:t>Tj. ke zvážení, jestli nepopsat nějak fond, který MČ mají a jaké jsou tyto specifické podmínky, aby lidé věděli, co čeho jdou a nedávali žádost zbytečně.</w:t>
      </w:r>
    </w:p>
  </w:comment>
  <w:comment w:id="51" w:author="Vavřík Petr (MMB_BO)" w:date="2026-07-31T13:49:00Z" w:initials="PV">
    <w:p w14:paraId="464DAACA" w14:textId="77777777" w:rsidR="00F8058B" w:rsidRDefault="00F8058B" w:rsidP="00F8058B">
      <w:pPr>
        <w:pStyle w:val="Textkomente"/>
      </w:pPr>
      <w:r>
        <w:rPr>
          <w:rStyle w:val="Odkaznakoment"/>
        </w:rPr>
        <w:annotationRef/>
      </w:r>
      <w:r>
        <w:t>Viz výše</w:t>
      </w:r>
    </w:p>
  </w:comment>
  <w:comment w:id="53" w:author="Michal Berg" w:date="2026-06-03T15:01:00Z" w:initials="">
    <w:p w14:paraId="7E0A346E" w14:textId="74D658DF" w:rsidR="00F35B07" w:rsidRDefault="00000000">
      <w:pPr>
        <w:widowControl w:val="0"/>
        <w:pBdr>
          <w:top w:val="nil"/>
          <w:left w:val="nil"/>
          <w:bottom w:val="nil"/>
          <w:right w:val="nil"/>
          <w:between w:val="nil"/>
        </w:pBdr>
        <w:spacing w:line="240" w:lineRule="auto"/>
        <w:rPr>
          <w:color w:val="000000"/>
        </w:rPr>
      </w:pPr>
      <w:r>
        <w:rPr>
          <w:color w:val="000000"/>
        </w:rPr>
        <w:t>Jsou ale i větší, ne?</w:t>
      </w:r>
    </w:p>
  </w:comment>
  <w:comment w:id="54" w:author="Vavřík Petr (MMB_BO)" w:date="2026-07-31T13:51:00Z" w:initials="PV">
    <w:p w14:paraId="1132487C" w14:textId="77777777" w:rsidR="00F8058B" w:rsidRDefault="00F8058B" w:rsidP="00F8058B">
      <w:pPr>
        <w:pStyle w:val="Textkomente"/>
      </w:pPr>
      <w:r>
        <w:rPr>
          <w:rStyle w:val="Odkaznakoment"/>
        </w:rPr>
        <w:annotationRef/>
      </w:r>
      <w:r>
        <w:t>Řekl bych od boku 120-190 s několika málo výjimkami. Ale zase je to extrémně složité. Byl-li by zájem, mohu to nějak shrnout někde bokem.</w:t>
      </w:r>
    </w:p>
  </w:comment>
  <w:comment w:id="52" w:author="Kristyna Fuchsova" w:date="2026-06-10T13:03:00Z" w:initials="">
    <w:p w14:paraId="688A530C" w14:textId="17DE4F29" w:rsidR="00F35B07" w:rsidRDefault="00000000">
      <w:pPr>
        <w:widowControl w:val="0"/>
        <w:pBdr>
          <w:top w:val="nil"/>
          <w:left w:val="nil"/>
          <w:bottom w:val="nil"/>
          <w:right w:val="nil"/>
          <w:between w:val="nil"/>
        </w:pBdr>
        <w:spacing w:line="240" w:lineRule="auto"/>
        <w:rPr>
          <w:color w:val="000000"/>
        </w:rPr>
      </w:pPr>
      <w:r>
        <w:rPr>
          <w:color w:val="000000"/>
        </w:rPr>
        <w:t>Možná se vyplatí napsat, že třeba nájmy na Brně-střed jsou hodně drahé. A že my Zelení budeme usilovat buď o plošné snížení nájmu v nejvyšší kategorii nebo alespoň pro určité skupiny (např. senioři, rodiny s přídavkem na děti apod.) - to rozhodně chci jako předvolební téma:)</w:t>
      </w:r>
    </w:p>
  </w:comment>
  <w:comment w:id="55" w:author="Kristyna Fuchsova" w:date="2026-06-10T13:03:00Z" w:initials="">
    <w:p w14:paraId="1DA0F390" w14:textId="77777777" w:rsidR="00F35B07" w:rsidRDefault="00000000">
      <w:pPr>
        <w:widowControl w:val="0"/>
        <w:pBdr>
          <w:top w:val="nil"/>
          <w:left w:val="nil"/>
          <w:bottom w:val="nil"/>
          <w:right w:val="nil"/>
          <w:between w:val="nil"/>
        </w:pBdr>
        <w:spacing w:line="240" w:lineRule="auto"/>
        <w:rPr>
          <w:color w:val="000000"/>
        </w:rPr>
      </w:pPr>
      <w:r>
        <w:rPr>
          <w:color w:val="000000"/>
        </w:rPr>
        <w:t>jsou i případy, kdy lidé dostali byt za několik měsíců.</w:t>
      </w:r>
    </w:p>
  </w:comment>
  <w:comment w:id="56" w:author="Vavřík Petr (MMB_BO)" w:date="2026-07-31T13:51:00Z" w:initials="PV">
    <w:p w14:paraId="6EF710FF" w14:textId="77777777" w:rsidR="00F8058B" w:rsidRDefault="00F8058B" w:rsidP="00F8058B">
      <w:pPr>
        <w:pStyle w:val="Textkomente"/>
      </w:pPr>
      <w:r>
        <w:rPr>
          <w:rStyle w:val="Odkaznakoment"/>
        </w:rPr>
        <w:annotationRef/>
      </w:r>
      <w:r>
        <w:t>Ano, výjimky jsou</w:t>
      </w:r>
    </w:p>
  </w:comment>
  <w:comment w:id="60" w:author="Alžběta Karolyiová" w:date="2026-06-09T21:37:00Z" w:initials="">
    <w:p w14:paraId="42ACACFC" w14:textId="4E3D1C81" w:rsidR="00F35B07" w:rsidRDefault="00000000">
      <w:pPr>
        <w:widowControl w:val="0"/>
        <w:pBdr>
          <w:top w:val="nil"/>
          <w:left w:val="nil"/>
          <w:bottom w:val="nil"/>
          <w:right w:val="nil"/>
          <w:between w:val="nil"/>
        </w:pBdr>
        <w:spacing w:line="240" w:lineRule="auto"/>
        <w:rPr>
          <w:color w:val="000000"/>
        </w:rPr>
      </w:pPr>
      <w:r>
        <w:rPr>
          <w:color w:val="000000"/>
        </w:rPr>
        <w:t>nefunkční</w:t>
      </w:r>
    </w:p>
  </w:comment>
  <w:comment w:id="61" w:author="Vavřík Petr (MMB_BO)" w:date="2026-07-31T13:53:00Z" w:initials="PV">
    <w:p w14:paraId="5B7AD8DF" w14:textId="77777777" w:rsidR="00F8058B" w:rsidRDefault="00F8058B" w:rsidP="00F8058B">
      <w:pPr>
        <w:pStyle w:val="Textkomente"/>
      </w:pPr>
      <w:r>
        <w:rPr>
          <w:rStyle w:val="Odkaznakoment"/>
        </w:rPr>
        <w:annotationRef/>
      </w:r>
      <w:hyperlink r:id="rId1" w:history="1">
        <w:r w:rsidRPr="00EB3709">
          <w:rPr>
            <w:rStyle w:val="Hypertextovodkaz"/>
          </w:rPr>
          <w:t>https://edeska.brno.cz/eDeska/</w:t>
        </w:r>
      </w:hyperlink>
    </w:p>
  </w:comment>
  <w:comment w:id="58" w:author="Michal Berg" w:date="2026-06-03T15:02:00Z" w:initials="">
    <w:p w14:paraId="757518EF" w14:textId="751C861B" w:rsidR="00F35B07" w:rsidRDefault="00000000">
      <w:pPr>
        <w:widowControl w:val="0"/>
        <w:pBdr>
          <w:top w:val="nil"/>
          <w:left w:val="nil"/>
          <w:bottom w:val="nil"/>
          <w:right w:val="nil"/>
          <w:between w:val="nil"/>
        </w:pBdr>
        <w:spacing w:line="240" w:lineRule="auto"/>
        <w:rPr>
          <w:color w:val="000000"/>
        </w:rPr>
      </w:pPr>
      <w:r>
        <w:rPr>
          <w:color w:val="000000"/>
        </w:rPr>
        <w:t>opravdu?</w:t>
      </w:r>
    </w:p>
  </w:comment>
  <w:comment w:id="59" w:author="Vavřík Petr (MMB_BO)" w:date="2026-07-31T13:52:00Z" w:initials="PV">
    <w:p w14:paraId="7D7AB948" w14:textId="77777777" w:rsidR="00F8058B" w:rsidRDefault="00F8058B" w:rsidP="00F8058B">
      <w:pPr>
        <w:pStyle w:val="Textkomente"/>
      </w:pPr>
      <w:r>
        <w:rPr>
          <w:rStyle w:val="Odkaznakoment"/>
        </w:rPr>
        <w:annotationRef/>
      </w:r>
      <w:r>
        <w:t>Zapomínají na to. 100% je spolehlivá úřední deska MČ, ale i ÚD MMB a nebo na stránce BO MMB/Právní oddělení</w:t>
      </w:r>
    </w:p>
  </w:comment>
  <w:comment w:id="62" w:author="Michal Berg" w:date="2026-06-03T15:02:00Z" w:initials="">
    <w:p w14:paraId="284A7D6A" w14:textId="2C315FC4" w:rsidR="00F35B07" w:rsidRDefault="00000000">
      <w:pPr>
        <w:widowControl w:val="0"/>
        <w:pBdr>
          <w:top w:val="nil"/>
          <w:left w:val="nil"/>
          <w:bottom w:val="nil"/>
          <w:right w:val="nil"/>
          <w:between w:val="nil"/>
        </w:pBdr>
        <w:spacing w:line="240" w:lineRule="auto"/>
        <w:rPr>
          <w:color w:val="000000"/>
        </w:rPr>
      </w:pPr>
      <w:r>
        <w:rPr>
          <w:color w:val="000000"/>
        </w:rPr>
        <w:t>doplnit webovou adresu</w:t>
      </w:r>
    </w:p>
  </w:comment>
  <w:comment w:id="63" w:author="Michal Berg" w:date="2026-06-03T15:03:00Z" w:initials="">
    <w:p w14:paraId="4CBA1743" w14:textId="77777777" w:rsidR="00F35B07" w:rsidRDefault="00000000">
      <w:pPr>
        <w:widowControl w:val="0"/>
        <w:pBdr>
          <w:top w:val="nil"/>
          <w:left w:val="nil"/>
          <w:bottom w:val="nil"/>
          <w:right w:val="nil"/>
          <w:between w:val="nil"/>
        </w:pBdr>
        <w:spacing w:line="240" w:lineRule="auto"/>
        <w:rPr>
          <w:color w:val="000000"/>
        </w:rPr>
      </w:pPr>
      <w:r>
        <w:rPr>
          <w:color w:val="000000"/>
        </w:rPr>
        <w:t>doplnit webovou adresu</w:t>
      </w:r>
    </w:p>
  </w:comment>
  <w:comment w:id="64" w:author="Michal Berg" w:date="2026-06-03T15:03:00Z" w:initials="">
    <w:p w14:paraId="1A1B3152" w14:textId="77777777" w:rsidR="00F35B07" w:rsidRDefault="00000000">
      <w:pPr>
        <w:widowControl w:val="0"/>
        <w:pBdr>
          <w:top w:val="nil"/>
          <w:left w:val="nil"/>
          <w:bottom w:val="nil"/>
          <w:right w:val="nil"/>
          <w:between w:val="nil"/>
        </w:pBdr>
        <w:spacing w:line="240" w:lineRule="auto"/>
        <w:rPr>
          <w:color w:val="000000"/>
        </w:rPr>
      </w:pPr>
      <w:r>
        <w:rPr>
          <w:color w:val="000000"/>
        </w:rPr>
        <w:t>doplnit webovou adresu</w:t>
      </w:r>
    </w:p>
  </w:comment>
  <w:comment w:id="65" w:author="Michal Berg" w:date="2026-06-03T15:03:00Z" w:initials="">
    <w:p w14:paraId="203FD14F" w14:textId="77777777" w:rsidR="00F35B07" w:rsidRDefault="00000000">
      <w:pPr>
        <w:widowControl w:val="0"/>
        <w:pBdr>
          <w:top w:val="nil"/>
          <w:left w:val="nil"/>
          <w:bottom w:val="nil"/>
          <w:right w:val="nil"/>
          <w:between w:val="nil"/>
        </w:pBdr>
        <w:spacing w:line="240" w:lineRule="auto"/>
        <w:rPr>
          <w:color w:val="000000"/>
        </w:rPr>
      </w:pPr>
      <w:r>
        <w:rPr>
          <w:color w:val="000000"/>
        </w:rPr>
        <w:t>doplnit webovou adresu</w:t>
      </w:r>
    </w:p>
  </w:comment>
  <w:comment w:id="66" w:author="Michal Berg" w:date="2026-06-03T15:03:00Z" w:initials="">
    <w:p w14:paraId="4B4D9838" w14:textId="77777777" w:rsidR="00F35B07" w:rsidRDefault="00000000">
      <w:pPr>
        <w:widowControl w:val="0"/>
        <w:pBdr>
          <w:top w:val="nil"/>
          <w:left w:val="nil"/>
          <w:bottom w:val="nil"/>
          <w:right w:val="nil"/>
          <w:between w:val="nil"/>
        </w:pBdr>
        <w:spacing w:line="240" w:lineRule="auto"/>
        <w:rPr>
          <w:color w:val="000000"/>
        </w:rPr>
      </w:pPr>
      <w:r>
        <w:rPr>
          <w:color w:val="000000"/>
        </w:rPr>
        <w:t>doplnit webovou adresu</w:t>
      </w:r>
    </w:p>
  </w:comment>
  <w:comment w:id="67" w:author="Michal Berg" w:date="2026-06-03T15:03:00Z" w:initials="">
    <w:p w14:paraId="7AD571FC" w14:textId="77777777" w:rsidR="00F35B07" w:rsidRDefault="00000000">
      <w:pPr>
        <w:widowControl w:val="0"/>
        <w:pBdr>
          <w:top w:val="nil"/>
          <w:left w:val="nil"/>
          <w:bottom w:val="nil"/>
          <w:right w:val="nil"/>
          <w:between w:val="nil"/>
        </w:pBdr>
        <w:spacing w:line="240" w:lineRule="auto"/>
        <w:rPr>
          <w:color w:val="000000"/>
        </w:rPr>
      </w:pPr>
      <w:r>
        <w:rPr>
          <w:color w:val="000000"/>
        </w:rPr>
        <w:t>doplnit webovou adresu</w:t>
      </w:r>
    </w:p>
  </w:comment>
  <w:comment w:id="68" w:author="Michal Berg" w:date="2026-06-03T15:03:00Z" w:initials="">
    <w:p w14:paraId="6982C1FC" w14:textId="77777777" w:rsidR="00F35B07" w:rsidRDefault="00000000">
      <w:pPr>
        <w:widowControl w:val="0"/>
        <w:pBdr>
          <w:top w:val="nil"/>
          <w:left w:val="nil"/>
          <w:bottom w:val="nil"/>
          <w:right w:val="nil"/>
          <w:between w:val="nil"/>
        </w:pBdr>
        <w:spacing w:line="240" w:lineRule="auto"/>
        <w:rPr>
          <w:color w:val="000000"/>
        </w:rPr>
      </w:pPr>
      <w:r>
        <w:rPr>
          <w:color w:val="000000"/>
        </w:rPr>
        <w:t>doplnit webovou adresu</w:t>
      </w:r>
    </w:p>
  </w:comment>
  <w:comment w:id="69" w:author="Michal Berg" w:date="2026-06-03T15:03:00Z" w:initials="">
    <w:p w14:paraId="5858E10C" w14:textId="77777777" w:rsidR="00F35B07" w:rsidRDefault="00000000">
      <w:pPr>
        <w:widowControl w:val="0"/>
        <w:pBdr>
          <w:top w:val="nil"/>
          <w:left w:val="nil"/>
          <w:bottom w:val="nil"/>
          <w:right w:val="nil"/>
          <w:between w:val="nil"/>
        </w:pBdr>
        <w:spacing w:line="240" w:lineRule="auto"/>
        <w:rPr>
          <w:color w:val="000000"/>
        </w:rPr>
      </w:pPr>
      <w:r>
        <w:rPr>
          <w:color w:val="000000"/>
        </w:rPr>
        <w:t>doplnit webovou adresu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9AEE85" w15:done="0"/>
  <w15:commentEx w15:paraId="33CEF61D" w15:done="0"/>
  <w15:commentEx w15:paraId="25C49000" w15:done="0"/>
  <w15:commentEx w15:paraId="00D52533" w15:done="0"/>
  <w15:commentEx w15:paraId="0C00B6CD" w15:done="0"/>
  <w15:commentEx w15:paraId="12717C77" w15:done="0"/>
  <w15:commentEx w15:paraId="26C0A3BB" w15:done="0"/>
  <w15:commentEx w15:paraId="47560B7F" w15:done="0"/>
  <w15:commentEx w15:paraId="4B03DF11" w15:done="0"/>
  <w15:commentEx w15:paraId="6E915BC0" w15:done="0"/>
  <w15:commentEx w15:paraId="5979C704" w15:done="0"/>
  <w15:commentEx w15:paraId="2FD4BE71" w15:done="0"/>
  <w15:commentEx w15:paraId="0F9AD4AA" w15:done="0"/>
  <w15:commentEx w15:paraId="41DD288B" w15:done="0"/>
  <w15:commentEx w15:paraId="5C692B78" w15:done="0"/>
  <w15:commentEx w15:paraId="4594B1C6" w15:paraIdParent="5C692B78" w15:done="0"/>
  <w15:commentEx w15:paraId="49B585AA" w15:done="0"/>
  <w15:commentEx w15:paraId="53D5BA40" w15:done="0"/>
  <w15:commentEx w15:paraId="1F380159" w15:paraIdParent="53D5BA40" w15:done="0"/>
  <w15:commentEx w15:paraId="49570DE1" w15:done="0"/>
  <w15:commentEx w15:paraId="46B9E70C" w15:paraIdParent="49570DE1" w15:done="0"/>
  <w15:commentEx w15:paraId="2BBC4868" w15:done="0"/>
  <w15:commentEx w15:paraId="7132852F" w15:done="0"/>
  <w15:commentEx w15:paraId="3A2C6040" w15:done="0"/>
  <w15:commentEx w15:paraId="494EEF85" w15:paraIdParent="3A2C6040" w15:done="0"/>
  <w15:commentEx w15:paraId="53753A9C" w15:done="0"/>
  <w15:commentEx w15:paraId="2B58CC39" w15:done="0"/>
  <w15:commentEx w15:paraId="30E86A19" w15:paraIdParent="2B58CC39" w15:done="0"/>
  <w15:commentEx w15:paraId="089F60C8" w15:done="0"/>
  <w15:commentEx w15:paraId="49FF7DFC" w15:paraIdParent="089F60C8" w15:done="0"/>
  <w15:commentEx w15:paraId="6550835D" w15:done="0"/>
  <w15:commentEx w15:paraId="39A30210" w15:done="0"/>
  <w15:commentEx w15:paraId="1DE6C2EF" w15:paraIdParent="39A30210" w15:done="0"/>
  <w15:commentEx w15:paraId="4A74CDDB" w15:done="0"/>
  <w15:commentEx w15:paraId="464DAACA" w15:paraIdParent="4A74CDDB" w15:done="0"/>
  <w15:commentEx w15:paraId="7E0A346E" w15:done="0"/>
  <w15:commentEx w15:paraId="1132487C" w15:paraIdParent="7E0A346E" w15:done="0"/>
  <w15:commentEx w15:paraId="688A530C" w15:done="0"/>
  <w15:commentEx w15:paraId="1DA0F390" w15:done="0"/>
  <w15:commentEx w15:paraId="6EF710FF" w15:paraIdParent="1DA0F390" w15:done="0"/>
  <w15:commentEx w15:paraId="42ACACFC" w15:done="0"/>
  <w15:commentEx w15:paraId="5B7AD8DF" w15:paraIdParent="42ACACFC" w15:done="0"/>
  <w15:commentEx w15:paraId="757518EF" w15:done="0"/>
  <w15:commentEx w15:paraId="7D7AB948" w15:paraIdParent="757518EF" w15:done="0"/>
  <w15:commentEx w15:paraId="284A7D6A" w15:done="0"/>
  <w15:commentEx w15:paraId="4CBA1743" w15:done="0"/>
  <w15:commentEx w15:paraId="1A1B3152" w15:done="0"/>
  <w15:commentEx w15:paraId="203FD14F" w15:done="0"/>
  <w15:commentEx w15:paraId="4B4D9838" w15:done="0"/>
  <w15:commentEx w15:paraId="7AD571FC" w15:done="0"/>
  <w15:commentEx w15:paraId="6982C1FC" w15:done="0"/>
  <w15:commentEx w15:paraId="5858E1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8D3793" w16cex:dateUtc="2026-07-31T11:41:00Z"/>
  <w16cex:commentExtensible w16cex:durableId="3DE1B9DE" w16cex:dateUtc="2026-07-31T11:41:00Z"/>
  <w16cex:commentExtensible w16cex:durableId="5345BF69" w16cex:dateUtc="2026-07-31T11:42:00Z"/>
  <w16cex:commentExtensible w16cex:durableId="098A0DE6" w16cex:dateUtc="2026-07-31T11:43:00Z"/>
  <w16cex:commentExtensible w16cex:durableId="6B9C581F" w16cex:dateUtc="2026-07-31T11:44:00Z"/>
  <w16cex:commentExtensible w16cex:durableId="7A118BEE" w16cex:dateUtc="2026-07-31T11:48:00Z"/>
  <w16cex:commentExtensible w16cex:durableId="7615FFEC" w16cex:dateUtc="2026-07-31T11:49:00Z"/>
  <w16cex:commentExtensible w16cex:durableId="3CA0FA25" w16cex:dateUtc="2026-07-31T11:49:00Z"/>
  <w16cex:commentExtensible w16cex:durableId="652A9C62" w16cex:dateUtc="2026-07-31T11:51:00Z"/>
  <w16cex:commentExtensible w16cex:durableId="3B7D1B58" w16cex:dateUtc="2026-07-31T11:51:00Z"/>
  <w16cex:commentExtensible w16cex:durableId="0852540A" w16cex:dateUtc="2026-07-31T11:53:00Z"/>
  <w16cex:commentExtensible w16cex:durableId="7D79D3D6" w16cex:dateUtc="2026-07-31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9AEE85" w16cid:durableId="7E3052DD"/>
  <w16cid:commentId w16cid:paraId="33CEF61D" w16cid:durableId="0B6E786C"/>
  <w16cid:commentId w16cid:paraId="25C49000" w16cid:durableId="6188E79B"/>
  <w16cid:commentId w16cid:paraId="00D52533" w16cid:durableId="3EE0C428"/>
  <w16cid:commentId w16cid:paraId="0C00B6CD" w16cid:durableId="1ADFB120"/>
  <w16cid:commentId w16cid:paraId="12717C77" w16cid:durableId="42607773"/>
  <w16cid:commentId w16cid:paraId="26C0A3BB" w16cid:durableId="214E8BAF"/>
  <w16cid:commentId w16cid:paraId="47560B7F" w16cid:durableId="6D4A2459"/>
  <w16cid:commentId w16cid:paraId="4B03DF11" w16cid:durableId="28AA0FDF"/>
  <w16cid:commentId w16cid:paraId="6E915BC0" w16cid:durableId="0F121BB4"/>
  <w16cid:commentId w16cid:paraId="5979C704" w16cid:durableId="123A185D"/>
  <w16cid:commentId w16cid:paraId="2FD4BE71" w16cid:durableId="0A3158D7"/>
  <w16cid:commentId w16cid:paraId="0F9AD4AA" w16cid:durableId="2E92E1FE"/>
  <w16cid:commentId w16cid:paraId="41DD288B" w16cid:durableId="21D106A0"/>
  <w16cid:commentId w16cid:paraId="5C692B78" w16cid:durableId="64B620E6"/>
  <w16cid:commentId w16cid:paraId="4594B1C6" w16cid:durableId="538D3793"/>
  <w16cid:commentId w16cid:paraId="49B585AA" w16cid:durableId="0DE687EF"/>
  <w16cid:commentId w16cid:paraId="53D5BA40" w16cid:durableId="42BD1071"/>
  <w16cid:commentId w16cid:paraId="1F380159" w16cid:durableId="3DE1B9DE"/>
  <w16cid:commentId w16cid:paraId="49570DE1" w16cid:durableId="5C533481"/>
  <w16cid:commentId w16cid:paraId="46B9E70C" w16cid:durableId="5345BF69"/>
  <w16cid:commentId w16cid:paraId="2BBC4868" w16cid:durableId="192CF5DC"/>
  <w16cid:commentId w16cid:paraId="7132852F" w16cid:durableId="02BB630B"/>
  <w16cid:commentId w16cid:paraId="3A2C6040" w16cid:durableId="4C30EC67"/>
  <w16cid:commentId w16cid:paraId="494EEF85" w16cid:durableId="098A0DE6"/>
  <w16cid:commentId w16cid:paraId="53753A9C" w16cid:durableId="7F6FCB18"/>
  <w16cid:commentId w16cid:paraId="2B58CC39" w16cid:durableId="762D43CA"/>
  <w16cid:commentId w16cid:paraId="30E86A19" w16cid:durableId="6B9C581F"/>
  <w16cid:commentId w16cid:paraId="089F60C8" w16cid:durableId="41F9F64A"/>
  <w16cid:commentId w16cid:paraId="49FF7DFC" w16cid:durableId="7A118BEE"/>
  <w16cid:commentId w16cid:paraId="6550835D" w16cid:durableId="0AA4A09D"/>
  <w16cid:commentId w16cid:paraId="39A30210" w16cid:durableId="663A501B"/>
  <w16cid:commentId w16cid:paraId="1DE6C2EF" w16cid:durableId="7615FFEC"/>
  <w16cid:commentId w16cid:paraId="4A74CDDB" w16cid:durableId="61B8A378"/>
  <w16cid:commentId w16cid:paraId="464DAACA" w16cid:durableId="3CA0FA25"/>
  <w16cid:commentId w16cid:paraId="7E0A346E" w16cid:durableId="5CFD1CCB"/>
  <w16cid:commentId w16cid:paraId="1132487C" w16cid:durableId="652A9C62"/>
  <w16cid:commentId w16cid:paraId="688A530C" w16cid:durableId="3145EAA4"/>
  <w16cid:commentId w16cid:paraId="1DA0F390" w16cid:durableId="2B8E482C"/>
  <w16cid:commentId w16cid:paraId="6EF710FF" w16cid:durableId="3B7D1B58"/>
  <w16cid:commentId w16cid:paraId="42ACACFC" w16cid:durableId="585346D9"/>
  <w16cid:commentId w16cid:paraId="5B7AD8DF" w16cid:durableId="0852540A"/>
  <w16cid:commentId w16cid:paraId="757518EF" w16cid:durableId="2DB11B00"/>
  <w16cid:commentId w16cid:paraId="7D7AB948" w16cid:durableId="7D79D3D6"/>
  <w16cid:commentId w16cid:paraId="284A7D6A" w16cid:durableId="77C1184E"/>
  <w16cid:commentId w16cid:paraId="4CBA1743" w16cid:durableId="0BAADD67"/>
  <w16cid:commentId w16cid:paraId="1A1B3152" w16cid:durableId="03916C0A"/>
  <w16cid:commentId w16cid:paraId="203FD14F" w16cid:durableId="78118DCC"/>
  <w16cid:commentId w16cid:paraId="4B4D9838" w16cid:durableId="32B9397E"/>
  <w16cid:commentId w16cid:paraId="7AD571FC" w16cid:durableId="462BFBE6"/>
  <w16cid:commentId w16cid:paraId="6982C1FC" w16cid:durableId="23A07AB4"/>
  <w16cid:commentId w16cid:paraId="5858E10C" w16cid:durableId="76ED73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BB228FE1-18CB-42FF-B568-4ABF20D19562}"/>
  </w:font>
  <w:font w:name="Cambria">
    <w:panose1 w:val="02040503050406030204"/>
    <w:charset w:val="EE"/>
    <w:family w:val="roman"/>
    <w:pitch w:val="variable"/>
    <w:sig w:usb0="E00006FF" w:usb1="420024FF" w:usb2="02000000" w:usb3="00000000" w:csb0="0000019F" w:csb1="00000000"/>
    <w:embedRegular r:id="rId2" w:fontKey="{32142FB4-D253-4E16-B69F-08D27E9ED9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2A6"/>
    <w:multiLevelType w:val="multilevel"/>
    <w:tmpl w:val="8C3A18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5A265A3"/>
    <w:multiLevelType w:val="multilevel"/>
    <w:tmpl w:val="E7B0E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3867085">
    <w:abstractNumId w:val="0"/>
  </w:num>
  <w:num w:numId="2" w16cid:durableId="10875053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vřík Petr (MMB_BO)">
    <w15:presenceInfo w15:providerId="AD" w15:userId="S::vavrik.petr@brno.cz::88c988c3-4afa-4eee-98d2-e72d6a9608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B07"/>
    <w:rsid w:val="000F43E6"/>
    <w:rsid w:val="00400D0C"/>
    <w:rsid w:val="006D3AA1"/>
    <w:rsid w:val="007C0671"/>
    <w:rsid w:val="00C82871"/>
    <w:rsid w:val="00D46422"/>
    <w:rsid w:val="00DD3E0E"/>
    <w:rsid w:val="00F35B07"/>
    <w:rsid w:val="00F8058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0E029"/>
  <w15:docId w15:val="{E6E800CF-95E2-4656-9C8D-C05BE029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cs-C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pacing w:before="400" w:after="120"/>
      <w:outlineLvl w:val="0"/>
    </w:pPr>
    <w:rPr>
      <w:sz w:val="40"/>
      <w:szCs w:val="40"/>
    </w:rPr>
  </w:style>
  <w:style w:type="paragraph" w:styleId="Nadpis2">
    <w:name w:val="heading 2"/>
    <w:basedOn w:val="Normln"/>
    <w:next w:val="Normln"/>
    <w:uiPriority w:val="9"/>
    <w:unhideWhenUsed/>
    <w:qFormat/>
    <w:pPr>
      <w:keepNext/>
      <w:keepLines/>
      <w:spacing w:before="360" w:after="120"/>
      <w:outlineLvl w:val="1"/>
    </w:pPr>
    <w:rPr>
      <w:sz w:val="32"/>
      <w:szCs w:val="32"/>
    </w:rPr>
  </w:style>
  <w:style w:type="paragraph" w:styleId="Nadpis3">
    <w:name w:val="heading 3"/>
    <w:basedOn w:val="Normln"/>
    <w:next w:val="Normln"/>
    <w:uiPriority w:val="9"/>
    <w:semiHidden/>
    <w:unhideWhenUsed/>
    <w:qFormat/>
    <w:pPr>
      <w:keepNext/>
      <w:keepLines/>
      <w:spacing w:before="320" w:after="80"/>
      <w:outlineLvl w:val="2"/>
    </w:pPr>
    <w:rPr>
      <w:color w:val="434343"/>
      <w:sz w:val="28"/>
      <w:szCs w:val="28"/>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iCs/>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Textkomente">
    <w:name w:val="annotation text"/>
    <w:basedOn w:val="Normln"/>
    <w:link w:val="TextkomenteChar"/>
    <w:uiPriority w:val="99"/>
    <w:unhideWhenUsed/>
    <w:pPr>
      <w:spacing w:line="240" w:lineRule="auto"/>
    </w:pPr>
    <w:rPr>
      <w:sz w:val="20"/>
      <w:szCs w:val="20"/>
    </w:rPr>
  </w:style>
  <w:style w:type="character" w:customStyle="1" w:styleId="TextkomenteChar">
    <w:name w:val="Text komentáře Char"/>
    <w:basedOn w:val="Standardnpsmoodstavce"/>
    <w:link w:val="Textkomente"/>
    <w:uiPriority w:val="99"/>
    <w:rPr>
      <w:sz w:val="20"/>
      <w:szCs w:val="20"/>
    </w:rPr>
  </w:style>
  <w:style w:type="character" w:styleId="Odkaznakoment">
    <w:name w:val="annotation reference"/>
    <w:basedOn w:val="Standardnpsmoodstavce"/>
    <w:uiPriority w:val="99"/>
    <w:semiHidden/>
    <w:unhideWhenUsed/>
    <w:rPr>
      <w:sz w:val="16"/>
      <w:szCs w:val="16"/>
    </w:rPr>
  </w:style>
  <w:style w:type="paragraph" w:styleId="Pedmtkomente">
    <w:name w:val="annotation subject"/>
    <w:basedOn w:val="Textkomente"/>
    <w:next w:val="Textkomente"/>
    <w:link w:val="PedmtkomenteChar"/>
    <w:uiPriority w:val="99"/>
    <w:semiHidden/>
    <w:unhideWhenUsed/>
    <w:rsid w:val="000F43E6"/>
    <w:rPr>
      <w:b/>
      <w:bCs/>
    </w:rPr>
  </w:style>
  <w:style w:type="character" w:customStyle="1" w:styleId="PedmtkomenteChar">
    <w:name w:val="Předmět komentáře Char"/>
    <w:basedOn w:val="TextkomenteChar"/>
    <w:link w:val="Pedmtkomente"/>
    <w:uiPriority w:val="99"/>
    <w:semiHidden/>
    <w:rsid w:val="000F43E6"/>
    <w:rPr>
      <w:b/>
      <w:bCs/>
      <w:sz w:val="20"/>
      <w:szCs w:val="20"/>
    </w:rPr>
  </w:style>
  <w:style w:type="character" w:styleId="Hypertextovodkaz">
    <w:name w:val="Hyperlink"/>
    <w:basedOn w:val="Standardnpsmoodstavce"/>
    <w:uiPriority w:val="99"/>
    <w:unhideWhenUsed/>
    <w:rsid w:val="00F8058B"/>
    <w:rPr>
      <w:color w:val="0000FF" w:themeColor="hyperlink"/>
      <w:u w:val="single"/>
    </w:rPr>
  </w:style>
  <w:style w:type="character" w:styleId="Nevyeenzmnka">
    <w:name w:val="Unresolved Mention"/>
    <w:basedOn w:val="Standardnpsmoodstavce"/>
    <w:uiPriority w:val="99"/>
    <w:semiHidden/>
    <w:unhideWhenUsed/>
    <w:rsid w:val="00F805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edeska.brno.cz/eDeska/"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www.brno-stred.cz/urad-mc/odbory/odbor-bytovy" TargetMode="External"/><Relationship Id="rId18" Type="http://schemas.openxmlformats.org/officeDocument/2006/relationships/hyperlink" Target="https://edeska.brno.cz/eDeska04/eDeskaAktualni.jsp" TargetMode="External"/><Relationship Id="rId26" Type="http://schemas.openxmlformats.org/officeDocument/2006/relationships/hyperlink" Target="https://bydleni.brno.cz/wp-content/uploads/2026/01/Pravidla-MC-VINOHRADY.pdf" TargetMode="External"/><Relationship Id="rId39" Type="http://schemas.openxmlformats.org/officeDocument/2006/relationships/hyperlink" Target="https://www.brno-komin.cz/najem-bytu/" TargetMode="External"/><Relationship Id="rId21" Type="http://schemas.openxmlformats.org/officeDocument/2006/relationships/hyperlink" Target="https://www.kralovopole.brno.cz/bydleni-a-nemovitosti/ms-95317/p1=95317" TargetMode="External"/><Relationship Id="rId34" Type="http://schemas.openxmlformats.org/officeDocument/2006/relationships/hyperlink" Target="https://bydleni.brno.cz/wp-content/uploads/2026/01/Pravidla-MC-CERNOVICE.pdf" TargetMode="External"/><Relationship Id="rId42" Type="http://schemas.openxmlformats.org/officeDocument/2006/relationships/hyperlink" Target="https://bydleni.brno.cz/wp-content/uploads/2026/01/Pravidla-MC-MALOMERICE-A-OBRANY.pdf" TargetMode="External"/><Relationship Id="rId47" Type="http://schemas.openxmlformats.org/officeDocument/2006/relationships/hyperlink" Target="http://www.reckovice.brno.cz/scripts/index.php?id_nad=38" TargetMode="External"/><Relationship Id="rId50" Type="http://schemas.openxmlformats.org/officeDocument/2006/relationships/hyperlink" Target="https://www.mcslatina.cz/uredni-deska" TargetMode="External"/><Relationship Id="rId55" Type="http://schemas.openxmlformats.org/officeDocument/2006/relationships/hyperlink" Target="https://zidenice.brno.cz/potrebuji-vyridit" TargetMode="External"/><Relationship Id="rId63" Type="http://schemas.openxmlformats.org/officeDocument/2006/relationships/theme" Target="theme/theme1.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bydleni.brno.cz/wp-content/uploads/2026/04/Pravidla-MC-Brno-stred-2026.pdf" TargetMode="External"/><Relationship Id="rId20" Type="http://schemas.openxmlformats.org/officeDocument/2006/relationships/hyperlink" Target="https://bydleni.brno.cz/wp-content/uploads/2026/01/Pravidla-MC-SEVER.pdf" TargetMode="External"/><Relationship Id="rId29" Type="http://schemas.openxmlformats.org/officeDocument/2006/relationships/hyperlink" Target="https://jundrov.brno.cz/w/socialni-oddeleni" TargetMode="External"/><Relationship Id="rId41" Type="http://schemas.openxmlformats.org/officeDocument/2006/relationships/hyperlink" Target="https://www.malomerice.cz/pronajem-obecnich-bytu-a-nebytovych-prostor-vcetne-formularu/os-1057/p1=10151" TargetMode="External"/><Relationship Id="rId54" Type="http://schemas.openxmlformats.org/officeDocument/2006/relationships/hyperlink" Target="https://bydleni.brno.cz/wp-content/uploads/2026/03/Pravidla-MC-Stary-Liskovec.pdf" TargetMode="External"/><Relationship Id="rId62"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bydleni.brno.cz/startovaci-byty-pro-pary/" TargetMode="External"/><Relationship Id="rId24" Type="http://schemas.openxmlformats.org/officeDocument/2006/relationships/hyperlink" Target="https://bydleni.brno.cz/wp-content/uploads/2026/01/Pravidla-MC-LISEN.pdf" TargetMode="External"/><Relationship Id="rId32" Type="http://schemas.openxmlformats.org/officeDocument/2006/relationships/hyperlink" Target="https://bydleni.brno.cz/wp-content/uploads/2026/05/Kriteria_pro_vyber_zadatelu_o_pronajem_obecniho_bytu_v_mestske_casti_Brno-Bystrc.pdf" TargetMode="External"/><Relationship Id="rId37" Type="http://schemas.openxmlformats.org/officeDocument/2006/relationships/hyperlink" Target="https://kohoutovice.brno.cz/bydleni/ms-17561/p1=17561" TargetMode="External"/><Relationship Id="rId40" Type="http://schemas.openxmlformats.org/officeDocument/2006/relationships/hyperlink" Target="https://bydleni.brno.cz/wp-content/uploads/2026/04/Kriteria-MC-Komin.pdf" TargetMode="External"/><Relationship Id="rId45" Type="http://schemas.openxmlformats.org/officeDocument/2006/relationships/hyperlink" Target="https://novy-liskovec.cz/odbor-vseobecny/os-1005/p1=12781" TargetMode="External"/><Relationship Id="rId53" Type="http://schemas.openxmlformats.org/officeDocument/2006/relationships/hyperlink" Target="https://www.staryliskovec.cz/cs/potrebuji-si-vyridit/zadosti-ostatni-dokumenty.html" TargetMode="External"/><Relationship Id="rId58" Type="http://schemas.openxmlformats.org/officeDocument/2006/relationships/hyperlink" Target="https://bydleni.brno.cz/wp-content/uploads/2026/01/Pravidla-MC-ZABOVRESKY.pdf" TargetMode="External"/><Relationship Id="rId5" Type="http://schemas.openxmlformats.org/officeDocument/2006/relationships/comments" Target="comments.xml"/><Relationship Id="rId15" Type="http://schemas.openxmlformats.org/officeDocument/2006/relationships/hyperlink" Target="https://www.brno-stred.cz/potrebuji-si-vyridit/byty/nabidka-bytu" TargetMode="External"/><Relationship Id="rId23" Type="http://schemas.openxmlformats.org/officeDocument/2006/relationships/hyperlink" Target="https://www.brno-lisen.cz/potrebuji-si-vyridit/bydleni/c20" TargetMode="External"/><Relationship Id="rId28" Type="http://schemas.openxmlformats.org/officeDocument/2006/relationships/hyperlink" Target="https://bydleni.brno.cz/wp-content/uploads/2026/01/Pravidla-MC-JIH.pdf" TargetMode="External"/><Relationship Id="rId36" Type="http://schemas.openxmlformats.org/officeDocument/2006/relationships/hyperlink" Target="https://bydleni.brno.cz/wp-content/uploads/2026/01/Pravidla-MC-CHRLICE.pdf" TargetMode="External"/><Relationship Id="rId49" Type="http://schemas.openxmlformats.org/officeDocument/2006/relationships/hyperlink" Target="https://www.mcslatina.cz/bydleni" TargetMode="External"/><Relationship Id="rId57" Type="http://schemas.openxmlformats.org/officeDocument/2006/relationships/hyperlink" Target="https://www.zabovresky.cz/bydleni/ms-52/p1=52" TargetMode="External"/><Relationship Id="rId61" Type="http://schemas.openxmlformats.org/officeDocument/2006/relationships/fontTable" Target="fontTable.xml"/><Relationship Id="rId10" Type="http://schemas.openxmlformats.org/officeDocument/2006/relationships/hyperlink" Target="http://bydleni.brno.cz/startovaci-byty-pro-jednotlivce/" TargetMode="External"/><Relationship Id="rId19" Type="http://schemas.openxmlformats.org/officeDocument/2006/relationships/hyperlink" Target="https://edeska.brno.cz/eDeska04/eDeskaAktualni.jsp" TargetMode="External"/><Relationship Id="rId31" Type="http://schemas.openxmlformats.org/officeDocument/2006/relationships/hyperlink" Target="https://bystrc.brno.cz/potrebuji-vyridit" TargetMode="External"/><Relationship Id="rId44" Type="http://schemas.openxmlformats.org/officeDocument/2006/relationships/hyperlink" Target="https://bydleni.brno.cz/wp-content/uploads/2026/01/Pravidla-MC-MEDLANKY.pdf" TargetMode="External"/><Relationship Id="rId52" Type="http://schemas.openxmlformats.org/officeDocument/2006/relationships/hyperlink" Target="https://bydleni.brno.cz/wp-content/uploads/2026/01/Pravidla-MC-SLATINA.pdf" TargetMode="External"/><Relationship Id="rId60" Type="http://schemas.openxmlformats.org/officeDocument/2006/relationships/hyperlink" Target="https://bydleni.brno.cz/wp-content/uploads/2026/01/MC-Brno-Bosonohy-kriteria.pdf"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www.brno-stred.cz/potrebuji-si-vyridit/byty/nabidka-bytu" TargetMode="External"/><Relationship Id="rId22" Type="http://schemas.openxmlformats.org/officeDocument/2006/relationships/hyperlink" Target="https://bydleni.brno.cz/wp-content/uploads/2026/01/Pravidla-MC-KRALOVO-POLE.pdf" TargetMode="External"/><Relationship Id="rId27" Type="http://schemas.openxmlformats.org/officeDocument/2006/relationships/hyperlink" Target="https://jih.brno.cz/w/pronajem-bytu" TargetMode="External"/><Relationship Id="rId30" Type="http://schemas.openxmlformats.org/officeDocument/2006/relationships/hyperlink" Target="https://bydleni.brno.cz/wp-content/uploads/2025/03/4-Pravidla-kriteria-MC-3.pdf" TargetMode="External"/><Relationship Id="rId35" Type="http://schemas.openxmlformats.org/officeDocument/2006/relationships/hyperlink" Target="https://www.mcchrlice.brno.cz/bytovy-dum-mc-brno-chrlice/ms-11132/p1=11132" TargetMode="External"/><Relationship Id="rId43" Type="http://schemas.openxmlformats.org/officeDocument/2006/relationships/hyperlink" Target="https://medlanky.brno.cz/w/pronajem-bytu" TargetMode="External"/><Relationship Id="rId48" Type="http://schemas.openxmlformats.org/officeDocument/2006/relationships/hyperlink" Target="https://bydleni.brno.cz/wp-content/uploads/2026/01/Pravidla-MC-RECKOVICE-A-MOKRA-HORA.pdf" TargetMode="External"/><Relationship Id="rId56" Type="http://schemas.openxmlformats.org/officeDocument/2006/relationships/hyperlink" Target="https://bydleni.brno.cz/wp-content/uploads/2026/01/Pravidla-MC-ZIDENICE.pdf" TargetMode="External"/><Relationship Id="rId8" Type="http://schemas.openxmlformats.org/officeDocument/2006/relationships/hyperlink" Target="http://bydleni.brno.cz/bezne-byty/" TargetMode="External"/><Relationship Id="rId51" Type="http://schemas.openxmlformats.org/officeDocument/2006/relationships/hyperlink" Target="https://www.mcslatina.cz/uredni-deska" TargetMode="External"/><Relationship Id="rId3" Type="http://schemas.openxmlformats.org/officeDocument/2006/relationships/settings" Target="settings.xml"/><Relationship Id="rId12" Type="http://schemas.openxmlformats.org/officeDocument/2006/relationships/hyperlink" Target="http://edeska.brno.cz" TargetMode="External"/><Relationship Id="rId17" Type="http://schemas.openxmlformats.org/officeDocument/2006/relationships/hyperlink" Target="https://www.sever.brno.cz/potrebuji-vyridit" TargetMode="External"/><Relationship Id="rId25" Type="http://schemas.openxmlformats.org/officeDocument/2006/relationships/hyperlink" Target="https://www.vinohrady.brno.cz/urad/odbor-bytovy-a-vseobecny" TargetMode="External"/><Relationship Id="rId33" Type="http://schemas.openxmlformats.org/officeDocument/2006/relationships/hyperlink" Target="https://www.brno-cernovice.cz/tema/byty-najemne" TargetMode="External"/><Relationship Id="rId38" Type="http://schemas.openxmlformats.org/officeDocument/2006/relationships/hyperlink" Target="https://bydleni.brno.cz/wp-content/uploads/2026/01/Pravidla-MC-KOHOUTOVICE.pdf" TargetMode="External"/><Relationship Id="rId46" Type="http://schemas.openxmlformats.org/officeDocument/2006/relationships/hyperlink" Target="https://bydleni.brno.cz/wp-content/uploads/2026/01/Pravidla-MC-NOVY-LISKOVEC.pdf" TargetMode="External"/><Relationship Id="rId59" Type="http://schemas.openxmlformats.org/officeDocument/2006/relationships/hyperlink" Target="https://www.bosonohy.cz/cs/urad-mestske-casti/potrebuji-si-vyridit/pronajem-obecnich-bytu/"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9</Pages>
  <Words>3465</Words>
  <Characters>20450</Characters>
  <Application>Microsoft Office Word</Application>
  <DocSecurity>0</DocSecurity>
  <Lines>170</Lines>
  <Paragraphs>47</Paragraphs>
  <ScaleCrop>false</ScaleCrop>
  <HeadingPairs>
    <vt:vector size="2" baseType="variant">
      <vt:variant>
        <vt:lpstr>Název</vt:lpstr>
      </vt:variant>
      <vt:variant>
        <vt:i4>1</vt:i4>
      </vt:variant>
    </vt:vector>
  </HeadingPairs>
  <TitlesOfParts>
    <vt:vector size="1" baseType="lpstr">
      <vt:lpstr/>
    </vt:vector>
  </TitlesOfParts>
  <Company>MMB</Company>
  <LinksUpToDate>false</LinksUpToDate>
  <CharactersWithSpaces>23868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Vavřík Petr (MMB_BO)</cp:lastModifiedBy>
  <cp:revision>2</cp:revision>
  <dcterms:created xsi:type="dcterms:W3CDTF">2026-07-31T10:47:00Z</dcterms:created>
  <dcterms:modified xsi:type="dcterms:W3CDTF">2026-07-31T11:53:00Z</dcterms:modified>
</cp:coreProperties>
</file>